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1FDD979D"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9E1B9A">
        <w:rPr>
          <w:rFonts w:hint="eastAsia"/>
          <w:sz w:val="44"/>
          <w:u w:val="single"/>
        </w:rPr>
        <w:t>基于CNN</w:t>
      </w:r>
      <w:r w:rsidR="009E1B9A">
        <w:rPr>
          <w:sz w:val="44"/>
          <w:u w:val="single"/>
        </w:rPr>
        <w:t>-RNN</w:t>
      </w:r>
      <w:r w:rsidR="004D5F40" w:rsidRPr="004D5F40">
        <w:rPr>
          <w:rFonts w:hint="eastAsia"/>
          <w:sz w:val="44"/>
          <w:u w:val="single"/>
        </w:rPr>
        <w:t>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776F5C0B" w14:textId="083276B8" w:rsidR="00C02DD6" w:rsidRDefault="00D012F3" w:rsidP="00775706">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399EFCC1"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CNN-RNN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18478FA6"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hint="eastAsia"/>
          <w:szCs w:val="24"/>
        </w:rPr>
        <w:t>CNN</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3" w:name="_Toc61982"/>
      <w:bookmarkStart w:id="14" w:name="_Toc477091550"/>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381EA83D" w:rsidR="00EC470E" w:rsidRPr="00B54D7E" w:rsidRDefault="00A81516" w:rsidP="00A851C5">
      <w:pPr>
        <w:autoSpaceDE w:val="0"/>
        <w:autoSpaceDN w:val="0"/>
        <w:adjustRightInd w:val="0"/>
        <w:spacing w:after="0" w:line="240" w:lineRule="auto"/>
        <w:ind w:firstLine="480"/>
        <w:rPr>
          <w:rFonts w:cs="LMRoman10-Regular"/>
          <w:color w:val="FF0000"/>
          <w:szCs w:val="24"/>
        </w:rPr>
      </w:pPr>
      <w:r w:rsidRPr="00B54D7E">
        <w:rPr>
          <w:rFonts w:cs="LMRoman10-Regular" w:hint="eastAsia"/>
          <w:color w:val="FF0000"/>
          <w:szCs w:val="24"/>
        </w:rPr>
        <w:t>对单个字符的位置获取与特征提取是文本识别中</w:t>
      </w:r>
      <w:r w:rsidR="00805607" w:rsidRPr="00B54D7E">
        <w:rPr>
          <w:rFonts w:cs="LMRoman10-Regular" w:hint="eastAsia"/>
          <w:color w:val="FF0000"/>
          <w:szCs w:val="24"/>
        </w:rPr>
        <w:t>最为关键的一步</w:t>
      </w:r>
      <w:r w:rsidRPr="00B54D7E">
        <w:rPr>
          <w:rFonts w:cs="LMRoman10-Regular" w:hint="eastAsia"/>
          <w:color w:val="FF0000"/>
          <w:szCs w:val="24"/>
        </w:rPr>
        <w:t>。</w:t>
      </w:r>
      <w:r w:rsidR="00C77212" w:rsidRPr="00B54D7E">
        <w:rPr>
          <w:rFonts w:cs="LMRoman10-Regular" w:hint="eastAsia"/>
          <w:color w:val="FF0000"/>
          <w:szCs w:val="24"/>
        </w:rPr>
        <w:t>由于噪音、模糊、遮挡、布局等的影响，字符检测与识别精确度受到很大制约。</w:t>
      </w:r>
      <w:r w:rsidR="00CB2C30" w:rsidRPr="00B54D7E">
        <w:rPr>
          <w:rFonts w:cs="LMRoman10-Regular" w:hint="eastAsia"/>
          <w:color w:val="FF0000"/>
          <w:szCs w:val="24"/>
        </w:rPr>
        <w:t>为解决这个问题，很多方法被提出</w:t>
      </w:r>
      <w:r w:rsidR="00BA4556" w:rsidRPr="00B54D7E">
        <w:rPr>
          <w:rFonts w:cs="LMRoman10-Regular" w:hint="eastAsia"/>
          <w:color w:val="FF0000"/>
          <w:szCs w:val="24"/>
        </w:rPr>
        <w:t>，如自适应二值化算法、级联部件提取与直接字符检测</w:t>
      </w:r>
      <w:r w:rsidR="006E7841" w:rsidRPr="00B54D7E">
        <w:rPr>
          <w:rFonts w:cs="LMRoman10-Regular" w:hint="eastAsia"/>
          <w:color w:val="FF0000"/>
          <w:szCs w:val="24"/>
        </w:rPr>
        <w:t>等算法。</w:t>
      </w:r>
      <w:ins w:id="15" w:author="安兴乐" w:date="2017-03-12T14:21:00Z">
        <w:r w:rsidR="00204BCD">
          <w:rPr>
            <w:rFonts w:cs="LMRoman10-Regular" w:hint="eastAsia"/>
            <w:color w:val="FF0000"/>
            <w:szCs w:val="24"/>
          </w:rPr>
          <w:t>虽然</w:t>
        </w:r>
      </w:ins>
      <w:del w:id="16" w:author="安兴乐" w:date="2017-03-12T14:20:00Z">
        <w:r w:rsidR="00B430B9" w:rsidRPr="00B54D7E" w:rsidDel="00204BCD">
          <w:rPr>
            <w:rFonts w:cs="LMRoman10-Regular" w:hint="eastAsia"/>
            <w:color w:val="FF0000"/>
            <w:szCs w:val="24"/>
          </w:rPr>
          <w:delText>但是</w:delText>
        </w:r>
      </w:del>
      <w:r w:rsidR="00B430B9" w:rsidRPr="00B54D7E">
        <w:rPr>
          <w:rFonts w:cs="LMRoman10-Regular" w:hint="eastAsia"/>
          <w:color w:val="FF0000"/>
          <w:szCs w:val="24"/>
        </w:rPr>
        <w:t>这些算法在特定场景下能够取得较好的效果，面对复杂的自然场景</w:t>
      </w:r>
      <w:r w:rsidR="00434A98" w:rsidRPr="00B54D7E">
        <w:rPr>
          <w:rFonts w:cs="LMRoman10-Regular" w:hint="eastAsia"/>
          <w:color w:val="FF0000"/>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495E90A5"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48228B50"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4E7E8C" w:rsidRPr="00EA1733">
        <w:rPr>
          <w:rFonts w:cs="LMRoman10-Regular" w:hint="eastAsia"/>
          <w:color w:val="auto"/>
          <w:szCs w:val="24"/>
        </w:rPr>
        <w:t>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6B3FF32F" w14:textId="77777777" w:rsidR="00964B86" w:rsidRDefault="00964B86" w:rsidP="00A851C5">
      <w:pPr>
        <w:pStyle w:val="a3"/>
        <w:autoSpaceDE w:val="0"/>
        <w:autoSpaceDN w:val="0"/>
        <w:adjustRightInd w:val="0"/>
        <w:spacing w:after="0" w:line="240" w:lineRule="auto"/>
        <w:ind w:left="0" w:firstLine="480"/>
        <w:rPr>
          <w:rFonts w:cs="LMRoman10-Regular"/>
          <w:color w:val="auto"/>
          <w:szCs w:val="24"/>
        </w:rPr>
      </w:pP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bookmarkStart w:id="17" w:name="_Toc477091551"/>
      <w:r w:rsidRPr="00603974">
        <w:t>A</w:t>
      </w:r>
      <w:r w:rsidRPr="00603974">
        <w:rPr>
          <w:rFonts w:hint="eastAsia"/>
        </w:rPr>
        <w:t>B</w:t>
      </w:r>
      <w:r w:rsidRPr="00603974">
        <w:t>STRACT</w:t>
      </w:r>
      <w:bookmarkEnd w:id="17"/>
    </w:p>
    <w:p w14:paraId="403CA2A5" w14:textId="1AB7DE35" w:rsidR="00DD136C" w:rsidRDefault="00377F39"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84F7ECC"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40D4788E"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5A0E8C1F"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C56A87F" w:rsidR="007D6200"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65F439F1" w14:textId="77777777" w:rsidR="00204BCD"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655FC052" w14:textId="38D2B51D"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50" w:history="1">
            <w:r w:rsidR="00204BCD" w:rsidRPr="00527FF6">
              <w:rPr>
                <w:rStyle w:val="af5"/>
                <w:rFonts w:ascii="宋体" w:eastAsia="宋体" w:hAnsi="宋体" w:cs="宋体" w:hint="eastAsia"/>
                <w:noProof/>
              </w:rPr>
              <w:t>摘</w:t>
            </w:r>
            <w:r w:rsidR="00204BCD" w:rsidRPr="00527FF6">
              <w:rPr>
                <w:rStyle w:val="af5"/>
                <w:noProof/>
              </w:rPr>
              <w:t xml:space="preserve"> </w:t>
            </w:r>
            <w:r w:rsidR="00204BCD" w:rsidRPr="00527FF6">
              <w:rPr>
                <w:rStyle w:val="af5"/>
                <w:rFonts w:ascii="宋体" w:eastAsia="宋体" w:hAnsi="宋体" w:cs="宋体" w:hint="eastAsia"/>
                <w:noProof/>
              </w:rPr>
              <w:t>要</w:t>
            </w:r>
            <w:r w:rsidR="00204BCD">
              <w:rPr>
                <w:noProof/>
                <w:webHidden/>
              </w:rPr>
              <w:tab/>
            </w:r>
            <w:r w:rsidR="00204BCD">
              <w:rPr>
                <w:noProof/>
                <w:webHidden/>
              </w:rPr>
              <w:fldChar w:fldCharType="begin"/>
            </w:r>
            <w:r w:rsidR="00204BCD">
              <w:rPr>
                <w:noProof/>
                <w:webHidden/>
              </w:rPr>
              <w:instrText xml:space="preserve"> PAGEREF _Toc477091550 \h </w:instrText>
            </w:r>
            <w:r w:rsidR="00204BCD">
              <w:rPr>
                <w:noProof/>
                <w:webHidden/>
              </w:rPr>
            </w:r>
            <w:r w:rsidR="00204BCD">
              <w:rPr>
                <w:noProof/>
                <w:webHidden/>
              </w:rPr>
              <w:fldChar w:fldCharType="separate"/>
            </w:r>
            <w:r>
              <w:rPr>
                <w:noProof/>
                <w:webHidden/>
              </w:rPr>
              <w:t>I</w:t>
            </w:r>
            <w:r w:rsidR="00204BCD">
              <w:rPr>
                <w:noProof/>
                <w:webHidden/>
              </w:rPr>
              <w:fldChar w:fldCharType="end"/>
            </w:r>
          </w:hyperlink>
        </w:p>
        <w:p w14:paraId="2561E79A" w14:textId="5F14F8D8"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51" w:history="1">
            <w:r w:rsidR="00204BCD" w:rsidRPr="00527FF6">
              <w:rPr>
                <w:rStyle w:val="af5"/>
                <w:noProof/>
              </w:rPr>
              <w:t>ABSTRACT</w:t>
            </w:r>
            <w:r w:rsidR="00204BCD">
              <w:rPr>
                <w:noProof/>
                <w:webHidden/>
              </w:rPr>
              <w:tab/>
            </w:r>
            <w:r w:rsidR="00204BCD">
              <w:rPr>
                <w:noProof/>
                <w:webHidden/>
              </w:rPr>
              <w:fldChar w:fldCharType="begin"/>
            </w:r>
            <w:r w:rsidR="00204BCD">
              <w:rPr>
                <w:noProof/>
                <w:webHidden/>
              </w:rPr>
              <w:instrText xml:space="preserve"> PAGEREF _Toc477091551 \h </w:instrText>
            </w:r>
            <w:r w:rsidR="00204BCD">
              <w:rPr>
                <w:noProof/>
                <w:webHidden/>
              </w:rPr>
            </w:r>
            <w:r w:rsidR="00204BCD">
              <w:rPr>
                <w:noProof/>
                <w:webHidden/>
              </w:rPr>
              <w:fldChar w:fldCharType="separate"/>
            </w:r>
            <w:r>
              <w:rPr>
                <w:noProof/>
                <w:webHidden/>
              </w:rPr>
              <w:t>II</w:t>
            </w:r>
            <w:r w:rsidR="00204BCD">
              <w:rPr>
                <w:noProof/>
                <w:webHidden/>
              </w:rPr>
              <w:fldChar w:fldCharType="end"/>
            </w:r>
          </w:hyperlink>
        </w:p>
        <w:p w14:paraId="37FEC24F" w14:textId="5E5016BF"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52" w:history="1">
            <w:r w:rsidR="00204BCD" w:rsidRPr="00527FF6">
              <w:rPr>
                <w:rStyle w:val="af5"/>
                <w:rFonts w:ascii="宋体" w:eastAsia="宋体" w:hAnsi="宋体" w:cs="宋体" w:hint="eastAsia"/>
                <w:noProof/>
              </w:rPr>
              <w:t>第一章</w:t>
            </w:r>
            <w:r w:rsidR="00204BCD" w:rsidRPr="00527FF6">
              <w:rPr>
                <w:rStyle w:val="af5"/>
                <w:noProof/>
              </w:rPr>
              <w:t xml:space="preserve">  </w:t>
            </w:r>
            <w:r w:rsidR="00204BCD" w:rsidRPr="00527FF6">
              <w:rPr>
                <w:rStyle w:val="af5"/>
                <w:rFonts w:ascii="宋体" w:eastAsia="宋体" w:hAnsi="宋体" w:cs="宋体" w:hint="eastAsia"/>
                <w:noProof/>
              </w:rPr>
              <w:t>绪论</w:t>
            </w:r>
            <w:r w:rsidR="00204BCD">
              <w:rPr>
                <w:noProof/>
                <w:webHidden/>
              </w:rPr>
              <w:tab/>
            </w:r>
            <w:r w:rsidR="00204BCD">
              <w:rPr>
                <w:noProof/>
                <w:webHidden/>
              </w:rPr>
              <w:fldChar w:fldCharType="begin"/>
            </w:r>
            <w:r w:rsidR="00204BCD">
              <w:rPr>
                <w:noProof/>
                <w:webHidden/>
              </w:rPr>
              <w:instrText xml:space="preserve"> PAGEREF _Toc477091552 \h </w:instrText>
            </w:r>
            <w:r w:rsidR="00204BCD">
              <w:rPr>
                <w:noProof/>
                <w:webHidden/>
              </w:rPr>
            </w:r>
            <w:r w:rsidR="00204BCD">
              <w:rPr>
                <w:noProof/>
                <w:webHidden/>
              </w:rPr>
              <w:fldChar w:fldCharType="separate"/>
            </w:r>
            <w:r>
              <w:rPr>
                <w:noProof/>
                <w:webHidden/>
              </w:rPr>
              <w:t>1</w:t>
            </w:r>
            <w:r w:rsidR="00204BCD">
              <w:rPr>
                <w:noProof/>
                <w:webHidden/>
              </w:rPr>
              <w:fldChar w:fldCharType="end"/>
            </w:r>
          </w:hyperlink>
        </w:p>
        <w:p w14:paraId="43710F7D" w14:textId="3891F9DD"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53" w:history="1">
            <w:r w:rsidR="00204BCD" w:rsidRPr="00527FF6">
              <w:rPr>
                <w:rStyle w:val="af5"/>
                <w:noProof/>
              </w:rPr>
              <w:t xml:space="preserve">1.1 </w:t>
            </w:r>
            <w:r w:rsidR="00204BCD" w:rsidRPr="00527FF6">
              <w:rPr>
                <w:rStyle w:val="af5"/>
                <w:rFonts w:hint="eastAsia"/>
                <w:noProof/>
              </w:rPr>
              <w:t>文本识别的研究背景及意义</w:t>
            </w:r>
            <w:r w:rsidR="00204BCD">
              <w:rPr>
                <w:noProof/>
                <w:webHidden/>
              </w:rPr>
              <w:tab/>
            </w:r>
            <w:r w:rsidR="00204BCD">
              <w:rPr>
                <w:noProof/>
                <w:webHidden/>
              </w:rPr>
              <w:fldChar w:fldCharType="begin"/>
            </w:r>
            <w:r w:rsidR="00204BCD">
              <w:rPr>
                <w:noProof/>
                <w:webHidden/>
              </w:rPr>
              <w:instrText xml:space="preserve"> PAGEREF _Toc477091553 \h </w:instrText>
            </w:r>
            <w:r w:rsidR="00204BCD">
              <w:rPr>
                <w:noProof/>
                <w:webHidden/>
              </w:rPr>
            </w:r>
            <w:r w:rsidR="00204BCD">
              <w:rPr>
                <w:noProof/>
                <w:webHidden/>
              </w:rPr>
              <w:fldChar w:fldCharType="separate"/>
            </w:r>
            <w:r>
              <w:rPr>
                <w:noProof/>
                <w:webHidden/>
              </w:rPr>
              <w:t>1</w:t>
            </w:r>
            <w:r w:rsidR="00204BCD">
              <w:rPr>
                <w:noProof/>
                <w:webHidden/>
              </w:rPr>
              <w:fldChar w:fldCharType="end"/>
            </w:r>
          </w:hyperlink>
        </w:p>
        <w:p w14:paraId="636C107D" w14:textId="42AD45D1"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54" w:history="1">
            <w:r w:rsidR="00204BCD" w:rsidRPr="00527FF6">
              <w:rPr>
                <w:rStyle w:val="af5"/>
                <w:noProof/>
              </w:rPr>
              <w:t xml:space="preserve">1.2 </w:t>
            </w:r>
            <w:r w:rsidR="00204BCD" w:rsidRPr="00527FF6">
              <w:rPr>
                <w:rStyle w:val="af5"/>
                <w:rFonts w:hint="eastAsia"/>
                <w:noProof/>
              </w:rPr>
              <w:t>自然场景文本识别难点分析</w:t>
            </w:r>
            <w:r w:rsidR="00204BCD">
              <w:rPr>
                <w:noProof/>
                <w:webHidden/>
              </w:rPr>
              <w:tab/>
            </w:r>
            <w:r w:rsidR="00204BCD">
              <w:rPr>
                <w:noProof/>
                <w:webHidden/>
              </w:rPr>
              <w:fldChar w:fldCharType="begin"/>
            </w:r>
            <w:r w:rsidR="00204BCD">
              <w:rPr>
                <w:noProof/>
                <w:webHidden/>
              </w:rPr>
              <w:instrText xml:space="preserve"> PAGEREF _Toc477091554 \h </w:instrText>
            </w:r>
            <w:r w:rsidR="00204BCD">
              <w:rPr>
                <w:noProof/>
                <w:webHidden/>
              </w:rPr>
            </w:r>
            <w:r w:rsidR="00204BCD">
              <w:rPr>
                <w:noProof/>
                <w:webHidden/>
              </w:rPr>
              <w:fldChar w:fldCharType="separate"/>
            </w:r>
            <w:r>
              <w:rPr>
                <w:noProof/>
                <w:webHidden/>
              </w:rPr>
              <w:t>2</w:t>
            </w:r>
            <w:r w:rsidR="00204BCD">
              <w:rPr>
                <w:noProof/>
                <w:webHidden/>
              </w:rPr>
              <w:fldChar w:fldCharType="end"/>
            </w:r>
          </w:hyperlink>
        </w:p>
        <w:p w14:paraId="43C182B2" w14:textId="48E1C4E5"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55" w:history="1">
            <w:r w:rsidR="00204BCD" w:rsidRPr="00527FF6">
              <w:rPr>
                <w:rStyle w:val="af5"/>
                <w:noProof/>
              </w:rPr>
              <w:t xml:space="preserve">1.3 </w:t>
            </w:r>
            <w:r w:rsidR="00204BCD" w:rsidRPr="00527FF6">
              <w:rPr>
                <w:rStyle w:val="af5"/>
                <w:rFonts w:hint="eastAsia"/>
                <w:noProof/>
              </w:rPr>
              <w:t>自然场景文本识别的研究现状</w:t>
            </w:r>
            <w:r w:rsidR="00204BCD">
              <w:rPr>
                <w:noProof/>
                <w:webHidden/>
              </w:rPr>
              <w:tab/>
            </w:r>
            <w:r w:rsidR="00204BCD">
              <w:rPr>
                <w:noProof/>
                <w:webHidden/>
              </w:rPr>
              <w:fldChar w:fldCharType="begin"/>
            </w:r>
            <w:r w:rsidR="00204BCD">
              <w:rPr>
                <w:noProof/>
                <w:webHidden/>
              </w:rPr>
              <w:instrText xml:space="preserve"> PAGEREF _Toc477091555 \h </w:instrText>
            </w:r>
            <w:r w:rsidR="00204BCD">
              <w:rPr>
                <w:noProof/>
                <w:webHidden/>
              </w:rPr>
            </w:r>
            <w:r w:rsidR="00204BCD">
              <w:rPr>
                <w:noProof/>
                <w:webHidden/>
              </w:rPr>
              <w:fldChar w:fldCharType="separate"/>
            </w:r>
            <w:r>
              <w:rPr>
                <w:noProof/>
                <w:webHidden/>
              </w:rPr>
              <w:t>3</w:t>
            </w:r>
            <w:r w:rsidR="00204BCD">
              <w:rPr>
                <w:noProof/>
                <w:webHidden/>
              </w:rPr>
              <w:fldChar w:fldCharType="end"/>
            </w:r>
          </w:hyperlink>
        </w:p>
        <w:p w14:paraId="71BFC718" w14:textId="1C841EDC"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56" w:history="1">
            <w:r w:rsidR="00204BCD" w:rsidRPr="00527FF6">
              <w:rPr>
                <w:rStyle w:val="af5"/>
                <w:noProof/>
              </w:rPr>
              <w:t xml:space="preserve">1.3.1 </w:t>
            </w:r>
            <w:r w:rsidR="00204BCD" w:rsidRPr="00527FF6">
              <w:rPr>
                <w:rStyle w:val="af5"/>
                <w:rFonts w:hint="eastAsia"/>
                <w:noProof/>
              </w:rPr>
              <w:t>传统文字识别研究</w:t>
            </w:r>
            <w:r w:rsidR="00204BCD">
              <w:rPr>
                <w:noProof/>
                <w:webHidden/>
              </w:rPr>
              <w:tab/>
            </w:r>
            <w:r w:rsidR="00204BCD">
              <w:rPr>
                <w:noProof/>
                <w:webHidden/>
              </w:rPr>
              <w:fldChar w:fldCharType="begin"/>
            </w:r>
            <w:r w:rsidR="00204BCD">
              <w:rPr>
                <w:noProof/>
                <w:webHidden/>
              </w:rPr>
              <w:instrText xml:space="preserve"> PAGEREF _Toc477091556 \h </w:instrText>
            </w:r>
            <w:r w:rsidR="00204BCD">
              <w:rPr>
                <w:noProof/>
                <w:webHidden/>
              </w:rPr>
            </w:r>
            <w:r w:rsidR="00204BCD">
              <w:rPr>
                <w:noProof/>
                <w:webHidden/>
              </w:rPr>
              <w:fldChar w:fldCharType="separate"/>
            </w:r>
            <w:r>
              <w:rPr>
                <w:noProof/>
                <w:webHidden/>
              </w:rPr>
              <w:t>3</w:t>
            </w:r>
            <w:r w:rsidR="00204BCD">
              <w:rPr>
                <w:noProof/>
                <w:webHidden/>
              </w:rPr>
              <w:fldChar w:fldCharType="end"/>
            </w:r>
          </w:hyperlink>
        </w:p>
        <w:p w14:paraId="6545DB27" w14:textId="13D3F243"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57" w:history="1">
            <w:r w:rsidR="00204BCD" w:rsidRPr="00527FF6">
              <w:rPr>
                <w:rStyle w:val="af5"/>
                <w:noProof/>
              </w:rPr>
              <w:t xml:space="preserve">1.3.2 </w:t>
            </w:r>
            <w:r w:rsidR="00204BCD" w:rsidRPr="00527FF6">
              <w:rPr>
                <w:rStyle w:val="af5"/>
                <w:rFonts w:hint="eastAsia"/>
                <w:noProof/>
              </w:rPr>
              <w:t>基于深度学习的文字识别</w:t>
            </w:r>
            <w:r w:rsidR="00204BCD">
              <w:rPr>
                <w:noProof/>
                <w:webHidden/>
              </w:rPr>
              <w:tab/>
            </w:r>
            <w:r w:rsidR="00204BCD">
              <w:rPr>
                <w:noProof/>
                <w:webHidden/>
              </w:rPr>
              <w:fldChar w:fldCharType="begin"/>
            </w:r>
            <w:r w:rsidR="00204BCD">
              <w:rPr>
                <w:noProof/>
                <w:webHidden/>
              </w:rPr>
              <w:instrText xml:space="preserve"> PAGEREF _Toc477091557 \h </w:instrText>
            </w:r>
            <w:r w:rsidR="00204BCD">
              <w:rPr>
                <w:noProof/>
                <w:webHidden/>
              </w:rPr>
            </w:r>
            <w:r w:rsidR="00204BCD">
              <w:rPr>
                <w:noProof/>
                <w:webHidden/>
              </w:rPr>
              <w:fldChar w:fldCharType="separate"/>
            </w:r>
            <w:r>
              <w:rPr>
                <w:noProof/>
                <w:webHidden/>
              </w:rPr>
              <w:t>3</w:t>
            </w:r>
            <w:r w:rsidR="00204BCD">
              <w:rPr>
                <w:noProof/>
                <w:webHidden/>
              </w:rPr>
              <w:fldChar w:fldCharType="end"/>
            </w:r>
          </w:hyperlink>
        </w:p>
        <w:p w14:paraId="43F555B0" w14:textId="6C75C440"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58" w:history="1">
            <w:r w:rsidR="00204BCD" w:rsidRPr="00527FF6">
              <w:rPr>
                <w:rStyle w:val="af5"/>
                <w:noProof/>
              </w:rPr>
              <w:t xml:space="preserve">1.3.3 </w:t>
            </w:r>
            <w:r w:rsidR="00204BCD" w:rsidRPr="00527FF6">
              <w:rPr>
                <w:rStyle w:val="af5"/>
                <w:rFonts w:hint="eastAsia"/>
                <w:noProof/>
              </w:rPr>
              <w:t>端到端研究方法的兴起</w:t>
            </w:r>
            <w:r w:rsidR="00204BCD">
              <w:rPr>
                <w:noProof/>
                <w:webHidden/>
              </w:rPr>
              <w:tab/>
            </w:r>
            <w:r w:rsidR="00204BCD">
              <w:rPr>
                <w:noProof/>
                <w:webHidden/>
              </w:rPr>
              <w:fldChar w:fldCharType="begin"/>
            </w:r>
            <w:r w:rsidR="00204BCD">
              <w:rPr>
                <w:noProof/>
                <w:webHidden/>
              </w:rPr>
              <w:instrText xml:space="preserve"> PAGEREF _Toc477091558 \h </w:instrText>
            </w:r>
            <w:r w:rsidR="00204BCD">
              <w:rPr>
                <w:noProof/>
                <w:webHidden/>
              </w:rPr>
            </w:r>
            <w:r w:rsidR="00204BCD">
              <w:rPr>
                <w:noProof/>
                <w:webHidden/>
              </w:rPr>
              <w:fldChar w:fldCharType="separate"/>
            </w:r>
            <w:r>
              <w:rPr>
                <w:noProof/>
                <w:webHidden/>
              </w:rPr>
              <w:t>4</w:t>
            </w:r>
            <w:r w:rsidR="00204BCD">
              <w:rPr>
                <w:noProof/>
                <w:webHidden/>
              </w:rPr>
              <w:fldChar w:fldCharType="end"/>
            </w:r>
          </w:hyperlink>
        </w:p>
        <w:p w14:paraId="35E517B5" w14:textId="1F6CDAFB"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59" w:history="1">
            <w:r w:rsidR="00204BCD" w:rsidRPr="00527FF6">
              <w:rPr>
                <w:rStyle w:val="af5"/>
                <w:noProof/>
              </w:rPr>
              <w:t xml:space="preserve">1.4 </w:t>
            </w:r>
            <w:r w:rsidR="00204BCD" w:rsidRPr="00527FF6">
              <w:rPr>
                <w:rStyle w:val="af5"/>
                <w:rFonts w:hint="eastAsia"/>
                <w:noProof/>
              </w:rPr>
              <w:t>本文的研究目标与内容安排</w:t>
            </w:r>
            <w:r w:rsidR="00204BCD">
              <w:rPr>
                <w:noProof/>
                <w:webHidden/>
              </w:rPr>
              <w:tab/>
            </w:r>
            <w:r w:rsidR="00204BCD">
              <w:rPr>
                <w:noProof/>
                <w:webHidden/>
              </w:rPr>
              <w:fldChar w:fldCharType="begin"/>
            </w:r>
            <w:r w:rsidR="00204BCD">
              <w:rPr>
                <w:noProof/>
                <w:webHidden/>
              </w:rPr>
              <w:instrText xml:space="preserve"> PAGEREF _Toc477091559 \h </w:instrText>
            </w:r>
            <w:r w:rsidR="00204BCD">
              <w:rPr>
                <w:noProof/>
                <w:webHidden/>
              </w:rPr>
            </w:r>
            <w:r w:rsidR="00204BCD">
              <w:rPr>
                <w:noProof/>
                <w:webHidden/>
              </w:rPr>
              <w:fldChar w:fldCharType="separate"/>
            </w:r>
            <w:r>
              <w:rPr>
                <w:noProof/>
                <w:webHidden/>
              </w:rPr>
              <w:t>4</w:t>
            </w:r>
            <w:r w:rsidR="00204BCD">
              <w:rPr>
                <w:noProof/>
                <w:webHidden/>
              </w:rPr>
              <w:fldChar w:fldCharType="end"/>
            </w:r>
          </w:hyperlink>
        </w:p>
        <w:p w14:paraId="30CB3B45" w14:textId="266DFFC5"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60" w:history="1">
            <w:r w:rsidR="00204BCD" w:rsidRPr="00527FF6">
              <w:rPr>
                <w:rStyle w:val="af5"/>
                <w:rFonts w:ascii="宋体" w:eastAsia="宋体" w:hAnsi="宋体" w:cs="宋体" w:hint="eastAsia"/>
                <w:noProof/>
              </w:rPr>
              <w:t>第二章</w:t>
            </w:r>
            <w:r w:rsidR="00204BCD" w:rsidRPr="00527FF6">
              <w:rPr>
                <w:rStyle w:val="af5"/>
                <w:noProof/>
              </w:rPr>
              <w:t xml:space="preserve"> </w:t>
            </w:r>
            <w:r w:rsidR="00204BCD" w:rsidRPr="00527FF6">
              <w:rPr>
                <w:rStyle w:val="af5"/>
                <w:rFonts w:ascii="宋体" w:eastAsia="宋体" w:hAnsi="宋体" w:cs="宋体" w:hint="eastAsia"/>
                <w:noProof/>
              </w:rPr>
              <w:t>神经网络</w:t>
            </w:r>
            <w:r w:rsidR="00204BCD">
              <w:rPr>
                <w:noProof/>
                <w:webHidden/>
              </w:rPr>
              <w:tab/>
            </w:r>
            <w:r w:rsidR="00204BCD">
              <w:rPr>
                <w:noProof/>
                <w:webHidden/>
              </w:rPr>
              <w:fldChar w:fldCharType="begin"/>
            </w:r>
            <w:r w:rsidR="00204BCD">
              <w:rPr>
                <w:noProof/>
                <w:webHidden/>
              </w:rPr>
              <w:instrText xml:space="preserve"> PAGEREF _Toc477091560 \h </w:instrText>
            </w:r>
            <w:r w:rsidR="00204BCD">
              <w:rPr>
                <w:noProof/>
                <w:webHidden/>
              </w:rPr>
            </w:r>
            <w:r w:rsidR="00204BCD">
              <w:rPr>
                <w:noProof/>
                <w:webHidden/>
              </w:rPr>
              <w:fldChar w:fldCharType="separate"/>
            </w:r>
            <w:r>
              <w:rPr>
                <w:noProof/>
                <w:webHidden/>
              </w:rPr>
              <w:t>5</w:t>
            </w:r>
            <w:r w:rsidR="00204BCD">
              <w:rPr>
                <w:noProof/>
                <w:webHidden/>
              </w:rPr>
              <w:fldChar w:fldCharType="end"/>
            </w:r>
          </w:hyperlink>
        </w:p>
        <w:p w14:paraId="7FAD8899" w14:textId="662FA1F8"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61" w:history="1">
            <w:r w:rsidR="00204BCD" w:rsidRPr="00527FF6">
              <w:rPr>
                <w:rStyle w:val="af5"/>
                <w:noProof/>
              </w:rPr>
              <w:t xml:space="preserve">2.1 </w:t>
            </w:r>
            <w:r w:rsidR="00204BCD" w:rsidRPr="00527FF6">
              <w:rPr>
                <w:rStyle w:val="af5"/>
                <w:rFonts w:hint="eastAsia"/>
                <w:noProof/>
              </w:rPr>
              <w:t>传统人工神经网络</w:t>
            </w:r>
            <w:r w:rsidR="00204BCD">
              <w:rPr>
                <w:noProof/>
                <w:webHidden/>
              </w:rPr>
              <w:tab/>
            </w:r>
            <w:r w:rsidR="00204BCD">
              <w:rPr>
                <w:noProof/>
                <w:webHidden/>
              </w:rPr>
              <w:fldChar w:fldCharType="begin"/>
            </w:r>
            <w:r w:rsidR="00204BCD">
              <w:rPr>
                <w:noProof/>
                <w:webHidden/>
              </w:rPr>
              <w:instrText xml:space="preserve"> PAGEREF _Toc477091561 \h </w:instrText>
            </w:r>
            <w:r w:rsidR="00204BCD">
              <w:rPr>
                <w:noProof/>
                <w:webHidden/>
              </w:rPr>
            </w:r>
            <w:r w:rsidR="00204BCD">
              <w:rPr>
                <w:noProof/>
                <w:webHidden/>
              </w:rPr>
              <w:fldChar w:fldCharType="separate"/>
            </w:r>
            <w:r>
              <w:rPr>
                <w:noProof/>
                <w:webHidden/>
              </w:rPr>
              <w:t>5</w:t>
            </w:r>
            <w:r w:rsidR="00204BCD">
              <w:rPr>
                <w:noProof/>
                <w:webHidden/>
              </w:rPr>
              <w:fldChar w:fldCharType="end"/>
            </w:r>
          </w:hyperlink>
        </w:p>
        <w:p w14:paraId="3F5E612C" w14:textId="6F7746D1"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2" w:history="1">
            <w:r w:rsidR="00204BCD" w:rsidRPr="00527FF6">
              <w:rPr>
                <w:rStyle w:val="af5"/>
                <w:noProof/>
              </w:rPr>
              <w:t xml:space="preserve">2.1.1 </w:t>
            </w:r>
            <w:r w:rsidR="00204BCD" w:rsidRPr="00527FF6">
              <w:rPr>
                <w:rStyle w:val="af5"/>
                <w:rFonts w:hint="eastAsia"/>
                <w:noProof/>
              </w:rPr>
              <w:t>神经元结构</w:t>
            </w:r>
            <w:r w:rsidR="00204BCD">
              <w:rPr>
                <w:noProof/>
                <w:webHidden/>
              </w:rPr>
              <w:tab/>
            </w:r>
            <w:r w:rsidR="00204BCD">
              <w:rPr>
                <w:noProof/>
                <w:webHidden/>
              </w:rPr>
              <w:fldChar w:fldCharType="begin"/>
            </w:r>
            <w:r w:rsidR="00204BCD">
              <w:rPr>
                <w:noProof/>
                <w:webHidden/>
              </w:rPr>
              <w:instrText xml:space="preserve"> PAGEREF _Toc477091562 \h </w:instrText>
            </w:r>
            <w:r w:rsidR="00204BCD">
              <w:rPr>
                <w:noProof/>
                <w:webHidden/>
              </w:rPr>
            </w:r>
            <w:r w:rsidR="00204BCD">
              <w:rPr>
                <w:noProof/>
                <w:webHidden/>
              </w:rPr>
              <w:fldChar w:fldCharType="separate"/>
            </w:r>
            <w:r>
              <w:rPr>
                <w:noProof/>
                <w:webHidden/>
              </w:rPr>
              <w:t>5</w:t>
            </w:r>
            <w:r w:rsidR="00204BCD">
              <w:rPr>
                <w:noProof/>
                <w:webHidden/>
              </w:rPr>
              <w:fldChar w:fldCharType="end"/>
            </w:r>
          </w:hyperlink>
        </w:p>
        <w:p w14:paraId="22C2BE1C" w14:textId="5BAB83BC"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3" w:history="1">
            <w:r w:rsidR="00204BCD" w:rsidRPr="00527FF6">
              <w:rPr>
                <w:rStyle w:val="af5"/>
                <w:noProof/>
              </w:rPr>
              <w:t xml:space="preserve">2.1.2 </w:t>
            </w:r>
            <w:r w:rsidR="00204BCD" w:rsidRPr="00527FF6">
              <w:rPr>
                <w:rStyle w:val="af5"/>
                <w:rFonts w:hint="eastAsia"/>
                <w:noProof/>
              </w:rPr>
              <w:t>常用激活函数</w:t>
            </w:r>
            <w:r w:rsidR="00204BCD">
              <w:rPr>
                <w:noProof/>
                <w:webHidden/>
              </w:rPr>
              <w:tab/>
            </w:r>
            <w:r w:rsidR="00204BCD">
              <w:rPr>
                <w:noProof/>
                <w:webHidden/>
              </w:rPr>
              <w:fldChar w:fldCharType="begin"/>
            </w:r>
            <w:r w:rsidR="00204BCD">
              <w:rPr>
                <w:noProof/>
                <w:webHidden/>
              </w:rPr>
              <w:instrText xml:space="preserve"> PAGEREF _Toc477091563 \h </w:instrText>
            </w:r>
            <w:r w:rsidR="00204BCD">
              <w:rPr>
                <w:noProof/>
                <w:webHidden/>
              </w:rPr>
            </w:r>
            <w:r w:rsidR="00204BCD">
              <w:rPr>
                <w:noProof/>
                <w:webHidden/>
              </w:rPr>
              <w:fldChar w:fldCharType="separate"/>
            </w:r>
            <w:r>
              <w:rPr>
                <w:noProof/>
                <w:webHidden/>
              </w:rPr>
              <w:t>5</w:t>
            </w:r>
            <w:r w:rsidR="00204BCD">
              <w:rPr>
                <w:noProof/>
                <w:webHidden/>
              </w:rPr>
              <w:fldChar w:fldCharType="end"/>
            </w:r>
          </w:hyperlink>
        </w:p>
        <w:p w14:paraId="24040BF2" w14:textId="67382E22"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4" w:history="1">
            <w:r w:rsidR="00204BCD" w:rsidRPr="00527FF6">
              <w:rPr>
                <w:rStyle w:val="af5"/>
                <w:noProof/>
              </w:rPr>
              <w:t>2.1.3</w:t>
            </w:r>
            <w:r w:rsidR="00204BCD" w:rsidRPr="00527FF6">
              <w:rPr>
                <w:rStyle w:val="af5"/>
                <w:noProof/>
                <w:lang w:eastAsia="zh-Hans"/>
              </w:rPr>
              <w:t xml:space="preserve"> </w:t>
            </w:r>
            <w:r w:rsidR="00204BCD" w:rsidRPr="00527FF6">
              <w:rPr>
                <w:rStyle w:val="af5"/>
                <w:rFonts w:hint="eastAsia"/>
                <w:noProof/>
                <w:lang w:eastAsia="zh-Hans"/>
              </w:rPr>
              <w:t>前馈神经网络</w:t>
            </w:r>
            <w:r w:rsidR="00204BCD">
              <w:rPr>
                <w:noProof/>
                <w:webHidden/>
              </w:rPr>
              <w:tab/>
            </w:r>
            <w:r w:rsidR="00204BCD">
              <w:rPr>
                <w:noProof/>
                <w:webHidden/>
              </w:rPr>
              <w:fldChar w:fldCharType="begin"/>
            </w:r>
            <w:r w:rsidR="00204BCD">
              <w:rPr>
                <w:noProof/>
                <w:webHidden/>
              </w:rPr>
              <w:instrText xml:space="preserve"> PAGEREF _Toc477091564 \h </w:instrText>
            </w:r>
            <w:r w:rsidR="00204BCD">
              <w:rPr>
                <w:noProof/>
                <w:webHidden/>
              </w:rPr>
            </w:r>
            <w:r w:rsidR="00204BCD">
              <w:rPr>
                <w:noProof/>
                <w:webHidden/>
              </w:rPr>
              <w:fldChar w:fldCharType="separate"/>
            </w:r>
            <w:r>
              <w:rPr>
                <w:noProof/>
                <w:webHidden/>
              </w:rPr>
              <w:t>7</w:t>
            </w:r>
            <w:r w:rsidR="00204BCD">
              <w:rPr>
                <w:noProof/>
                <w:webHidden/>
              </w:rPr>
              <w:fldChar w:fldCharType="end"/>
            </w:r>
          </w:hyperlink>
        </w:p>
        <w:p w14:paraId="4A4AF93D" w14:textId="7548E6EC"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5" w:history="1">
            <w:r w:rsidR="00204BCD" w:rsidRPr="00527FF6">
              <w:rPr>
                <w:rStyle w:val="af5"/>
                <w:noProof/>
              </w:rPr>
              <w:t xml:space="preserve">2.1.4 </w:t>
            </w:r>
            <w:r w:rsidR="00204BCD" w:rsidRPr="00527FF6">
              <w:rPr>
                <w:rStyle w:val="af5"/>
                <w:rFonts w:hint="eastAsia"/>
                <w:noProof/>
              </w:rPr>
              <w:t>反向传播算法</w:t>
            </w:r>
            <w:r w:rsidR="00204BCD">
              <w:rPr>
                <w:noProof/>
                <w:webHidden/>
              </w:rPr>
              <w:tab/>
            </w:r>
            <w:r w:rsidR="00204BCD">
              <w:rPr>
                <w:noProof/>
                <w:webHidden/>
              </w:rPr>
              <w:fldChar w:fldCharType="begin"/>
            </w:r>
            <w:r w:rsidR="00204BCD">
              <w:rPr>
                <w:noProof/>
                <w:webHidden/>
              </w:rPr>
              <w:instrText xml:space="preserve"> PAGEREF _Toc477091565 \h </w:instrText>
            </w:r>
            <w:r w:rsidR="00204BCD">
              <w:rPr>
                <w:noProof/>
                <w:webHidden/>
              </w:rPr>
            </w:r>
            <w:r w:rsidR="00204BCD">
              <w:rPr>
                <w:noProof/>
                <w:webHidden/>
              </w:rPr>
              <w:fldChar w:fldCharType="separate"/>
            </w:r>
            <w:r>
              <w:rPr>
                <w:noProof/>
                <w:webHidden/>
              </w:rPr>
              <w:t>8</w:t>
            </w:r>
            <w:r w:rsidR="00204BCD">
              <w:rPr>
                <w:noProof/>
                <w:webHidden/>
              </w:rPr>
              <w:fldChar w:fldCharType="end"/>
            </w:r>
          </w:hyperlink>
        </w:p>
        <w:p w14:paraId="39486716" w14:textId="2995BF37"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66" w:history="1">
            <w:r w:rsidR="00204BCD" w:rsidRPr="00527FF6">
              <w:rPr>
                <w:rStyle w:val="af5"/>
                <w:noProof/>
              </w:rPr>
              <w:t xml:space="preserve">2.2 </w:t>
            </w:r>
            <w:r w:rsidR="00204BCD" w:rsidRPr="00527FF6">
              <w:rPr>
                <w:rStyle w:val="af5"/>
                <w:rFonts w:hint="eastAsia"/>
                <w:noProof/>
              </w:rPr>
              <w:t>循环神经网络</w:t>
            </w:r>
            <w:r w:rsidR="00204BCD">
              <w:rPr>
                <w:noProof/>
                <w:webHidden/>
              </w:rPr>
              <w:tab/>
            </w:r>
            <w:r w:rsidR="00204BCD">
              <w:rPr>
                <w:noProof/>
                <w:webHidden/>
              </w:rPr>
              <w:fldChar w:fldCharType="begin"/>
            </w:r>
            <w:r w:rsidR="00204BCD">
              <w:rPr>
                <w:noProof/>
                <w:webHidden/>
              </w:rPr>
              <w:instrText xml:space="preserve"> PAGEREF _Toc477091566 \h </w:instrText>
            </w:r>
            <w:r w:rsidR="00204BCD">
              <w:rPr>
                <w:noProof/>
                <w:webHidden/>
              </w:rPr>
            </w:r>
            <w:r w:rsidR="00204BCD">
              <w:rPr>
                <w:noProof/>
                <w:webHidden/>
              </w:rPr>
              <w:fldChar w:fldCharType="separate"/>
            </w:r>
            <w:r>
              <w:rPr>
                <w:noProof/>
                <w:webHidden/>
              </w:rPr>
              <w:t>9</w:t>
            </w:r>
            <w:r w:rsidR="00204BCD">
              <w:rPr>
                <w:noProof/>
                <w:webHidden/>
              </w:rPr>
              <w:fldChar w:fldCharType="end"/>
            </w:r>
          </w:hyperlink>
        </w:p>
        <w:p w14:paraId="29A78D3D" w14:textId="45FE5CAE"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7" w:history="1">
            <w:r w:rsidR="00204BCD" w:rsidRPr="00527FF6">
              <w:rPr>
                <w:rStyle w:val="af5"/>
                <w:noProof/>
              </w:rPr>
              <w:t xml:space="preserve">2.2.1 </w:t>
            </w:r>
            <w:r w:rsidR="00204BCD" w:rsidRPr="00527FF6">
              <w:rPr>
                <w:rStyle w:val="af5"/>
                <w:rFonts w:hint="eastAsia"/>
                <w:noProof/>
              </w:rPr>
              <w:t>简单循环神经网络</w:t>
            </w:r>
            <w:r w:rsidR="00204BCD">
              <w:rPr>
                <w:noProof/>
                <w:webHidden/>
              </w:rPr>
              <w:tab/>
            </w:r>
            <w:r w:rsidR="00204BCD">
              <w:rPr>
                <w:noProof/>
                <w:webHidden/>
              </w:rPr>
              <w:fldChar w:fldCharType="begin"/>
            </w:r>
            <w:r w:rsidR="00204BCD">
              <w:rPr>
                <w:noProof/>
                <w:webHidden/>
              </w:rPr>
              <w:instrText xml:space="preserve"> PAGEREF _Toc477091567 \h </w:instrText>
            </w:r>
            <w:r w:rsidR="00204BCD">
              <w:rPr>
                <w:noProof/>
                <w:webHidden/>
              </w:rPr>
            </w:r>
            <w:r w:rsidR="00204BCD">
              <w:rPr>
                <w:noProof/>
                <w:webHidden/>
              </w:rPr>
              <w:fldChar w:fldCharType="separate"/>
            </w:r>
            <w:r>
              <w:rPr>
                <w:noProof/>
                <w:webHidden/>
              </w:rPr>
              <w:t>9</w:t>
            </w:r>
            <w:r w:rsidR="00204BCD">
              <w:rPr>
                <w:noProof/>
                <w:webHidden/>
              </w:rPr>
              <w:fldChar w:fldCharType="end"/>
            </w:r>
          </w:hyperlink>
        </w:p>
        <w:p w14:paraId="1BE21343" w14:textId="22FA4E46"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8" w:history="1">
            <w:r w:rsidR="00204BCD" w:rsidRPr="00527FF6">
              <w:rPr>
                <w:rStyle w:val="af5"/>
                <w:noProof/>
              </w:rPr>
              <w:t>2.2.2 RNN</w:t>
            </w:r>
            <w:r w:rsidR="00204BCD" w:rsidRPr="00527FF6">
              <w:rPr>
                <w:rStyle w:val="af5"/>
                <w:rFonts w:hint="eastAsia"/>
                <w:noProof/>
              </w:rPr>
              <w:t>反向传播算法</w:t>
            </w:r>
            <w:r w:rsidR="00204BCD">
              <w:rPr>
                <w:noProof/>
                <w:webHidden/>
              </w:rPr>
              <w:tab/>
            </w:r>
            <w:r w:rsidR="00204BCD">
              <w:rPr>
                <w:noProof/>
                <w:webHidden/>
              </w:rPr>
              <w:fldChar w:fldCharType="begin"/>
            </w:r>
            <w:r w:rsidR="00204BCD">
              <w:rPr>
                <w:noProof/>
                <w:webHidden/>
              </w:rPr>
              <w:instrText xml:space="preserve"> PAGEREF _Toc477091568 \h </w:instrText>
            </w:r>
            <w:r w:rsidR="00204BCD">
              <w:rPr>
                <w:noProof/>
                <w:webHidden/>
              </w:rPr>
            </w:r>
            <w:r w:rsidR="00204BCD">
              <w:rPr>
                <w:noProof/>
                <w:webHidden/>
              </w:rPr>
              <w:fldChar w:fldCharType="separate"/>
            </w:r>
            <w:r>
              <w:rPr>
                <w:noProof/>
                <w:webHidden/>
              </w:rPr>
              <w:t>10</w:t>
            </w:r>
            <w:r w:rsidR="00204BCD">
              <w:rPr>
                <w:noProof/>
                <w:webHidden/>
              </w:rPr>
              <w:fldChar w:fldCharType="end"/>
            </w:r>
          </w:hyperlink>
        </w:p>
        <w:p w14:paraId="4B09AA5C" w14:textId="5C29124A"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69" w:history="1">
            <w:r w:rsidR="00204BCD" w:rsidRPr="00527FF6">
              <w:rPr>
                <w:rStyle w:val="af5"/>
                <w:noProof/>
              </w:rPr>
              <w:t xml:space="preserve">2.2.3 </w:t>
            </w:r>
            <w:r w:rsidR="00204BCD" w:rsidRPr="00527FF6">
              <w:rPr>
                <w:rStyle w:val="af5"/>
                <w:rFonts w:hint="eastAsia"/>
                <w:noProof/>
              </w:rPr>
              <w:t>长短时记忆网络（</w:t>
            </w:r>
            <w:r w:rsidR="00204BCD" w:rsidRPr="00527FF6">
              <w:rPr>
                <w:rStyle w:val="af5"/>
                <w:noProof/>
              </w:rPr>
              <w:t>Long short term memory, LSTM</w:t>
            </w:r>
            <w:r w:rsidR="00204BCD" w:rsidRPr="00527FF6">
              <w:rPr>
                <w:rStyle w:val="af5"/>
                <w:rFonts w:hint="eastAsia"/>
                <w:noProof/>
              </w:rPr>
              <w:t>）</w:t>
            </w:r>
            <w:r w:rsidR="00204BCD">
              <w:rPr>
                <w:noProof/>
                <w:webHidden/>
              </w:rPr>
              <w:tab/>
            </w:r>
            <w:r w:rsidR="00204BCD">
              <w:rPr>
                <w:noProof/>
                <w:webHidden/>
              </w:rPr>
              <w:fldChar w:fldCharType="begin"/>
            </w:r>
            <w:r w:rsidR="00204BCD">
              <w:rPr>
                <w:noProof/>
                <w:webHidden/>
              </w:rPr>
              <w:instrText xml:space="preserve"> PAGEREF _Toc477091569 \h </w:instrText>
            </w:r>
            <w:r w:rsidR="00204BCD">
              <w:rPr>
                <w:noProof/>
                <w:webHidden/>
              </w:rPr>
            </w:r>
            <w:r w:rsidR="00204BCD">
              <w:rPr>
                <w:noProof/>
                <w:webHidden/>
              </w:rPr>
              <w:fldChar w:fldCharType="separate"/>
            </w:r>
            <w:r>
              <w:rPr>
                <w:noProof/>
                <w:webHidden/>
              </w:rPr>
              <w:t>11</w:t>
            </w:r>
            <w:r w:rsidR="00204BCD">
              <w:rPr>
                <w:noProof/>
                <w:webHidden/>
              </w:rPr>
              <w:fldChar w:fldCharType="end"/>
            </w:r>
          </w:hyperlink>
        </w:p>
        <w:p w14:paraId="4CD96E07" w14:textId="21482BBD"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0" w:history="1">
            <w:r w:rsidR="00204BCD" w:rsidRPr="00527FF6">
              <w:rPr>
                <w:rStyle w:val="af5"/>
                <w:noProof/>
              </w:rPr>
              <w:t xml:space="preserve">2.3 </w:t>
            </w:r>
            <w:r w:rsidR="00204BCD" w:rsidRPr="00527FF6">
              <w:rPr>
                <w:rStyle w:val="af5"/>
                <w:rFonts w:hint="eastAsia"/>
                <w:noProof/>
              </w:rPr>
              <w:t>卷积神经网络</w:t>
            </w:r>
            <w:r w:rsidR="00204BCD">
              <w:rPr>
                <w:noProof/>
                <w:webHidden/>
              </w:rPr>
              <w:tab/>
            </w:r>
            <w:r w:rsidR="00204BCD">
              <w:rPr>
                <w:noProof/>
                <w:webHidden/>
              </w:rPr>
              <w:fldChar w:fldCharType="begin"/>
            </w:r>
            <w:r w:rsidR="00204BCD">
              <w:rPr>
                <w:noProof/>
                <w:webHidden/>
              </w:rPr>
              <w:instrText xml:space="preserve"> PAGEREF _Toc477091570 \h </w:instrText>
            </w:r>
            <w:r w:rsidR="00204BCD">
              <w:rPr>
                <w:noProof/>
                <w:webHidden/>
              </w:rPr>
            </w:r>
            <w:r w:rsidR="00204BCD">
              <w:rPr>
                <w:noProof/>
                <w:webHidden/>
              </w:rPr>
              <w:fldChar w:fldCharType="separate"/>
            </w:r>
            <w:r>
              <w:rPr>
                <w:noProof/>
                <w:webHidden/>
              </w:rPr>
              <w:t>12</w:t>
            </w:r>
            <w:r w:rsidR="00204BCD">
              <w:rPr>
                <w:noProof/>
                <w:webHidden/>
              </w:rPr>
              <w:fldChar w:fldCharType="end"/>
            </w:r>
          </w:hyperlink>
        </w:p>
        <w:p w14:paraId="4C5EDDE1" w14:textId="0F3D3645"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71" w:history="1">
            <w:r w:rsidR="00204BCD" w:rsidRPr="00527FF6">
              <w:rPr>
                <w:rStyle w:val="af5"/>
                <w:noProof/>
              </w:rPr>
              <w:t xml:space="preserve">2.3.1 </w:t>
            </w:r>
            <w:r w:rsidR="00204BCD" w:rsidRPr="00527FF6">
              <w:rPr>
                <w:rStyle w:val="af5"/>
                <w:rFonts w:hint="eastAsia"/>
                <w:noProof/>
              </w:rPr>
              <w:t>局部连接</w:t>
            </w:r>
            <w:r w:rsidR="00204BCD">
              <w:rPr>
                <w:noProof/>
                <w:webHidden/>
              </w:rPr>
              <w:tab/>
            </w:r>
            <w:r w:rsidR="00204BCD">
              <w:rPr>
                <w:noProof/>
                <w:webHidden/>
              </w:rPr>
              <w:fldChar w:fldCharType="begin"/>
            </w:r>
            <w:r w:rsidR="00204BCD">
              <w:rPr>
                <w:noProof/>
                <w:webHidden/>
              </w:rPr>
              <w:instrText xml:space="preserve"> PAGEREF _Toc477091571 \h </w:instrText>
            </w:r>
            <w:r w:rsidR="00204BCD">
              <w:rPr>
                <w:noProof/>
                <w:webHidden/>
              </w:rPr>
            </w:r>
            <w:r w:rsidR="00204BCD">
              <w:rPr>
                <w:noProof/>
                <w:webHidden/>
              </w:rPr>
              <w:fldChar w:fldCharType="separate"/>
            </w:r>
            <w:r>
              <w:rPr>
                <w:noProof/>
                <w:webHidden/>
              </w:rPr>
              <w:t>12</w:t>
            </w:r>
            <w:r w:rsidR="00204BCD">
              <w:rPr>
                <w:noProof/>
                <w:webHidden/>
              </w:rPr>
              <w:fldChar w:fldCharType="end"/>
            </w:r>
          </w:hyperlink>
        </w:p>
        <w:p w14:paraId="6E72EAAF" w14:textId="4E79BEB9"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72" w:history="1">
            <w:r w:rsidR="00204BCD" w:rsidRPr="00527FF6">
              <w:rPr>
                <w:rStyle w:val="af5"/>
                <w:noProof/>
              </w:rPr>
              <w:t xml:space="preserve">2.3.2 </w:t>
            </w:r>
            <w:r w:rsidR="00204BCD" w:rsidRPr="00527FF6">
              <w:rPr>
                <w:rStyle w:val="af5"/>
                <w:rFonts w:hint="eastAsia"/>
                <w:noProof/>
              </w:rPr>
              <w:t>权值共享</w:t>
            </w:r>
            <w:r w:rsidR="00204BCD">
              <w:rPr>
                <w:noProof/>
                <w:webHidden/>
              </w:rPr>
              <w:tab/>
            </w:r>
            <w:r w:rsidR="00204BCD">
              <w:rPr>
                <w:noProof/>
                <w:webHidden/>
              </w:rPr>
              <w:fldChar w:fldCharType="begin"/>
            </w:r>
            <w:r w:rsidR="00204BCD">
              <w:rPr>
                <w:noProof/>
                <w:webHidden/>
              </w:rPr>
              <w:instrText xml:space="preserve"> PAGEREF _Toc477091572 \h </w:instrText>
            </w:r>
            <w:r w:rsidR="00204BCD">
              <w:rPr>
                <w:noProof/>
                <w:webHidden/>
              </w:rPr>
            </w:r>
            <w:r w:rsidR="00204BCD">
              <w:rPr>
                <w:noProof/>
                <w:webHidden/>
              </w:rPr>
              <w:fldChar w:fldCharType="separate"/>
            </w:r>
            <w:r>
              <w:rPr>
                <w:noProof/>
                <w:webHidden/>
              </w:rPr>
              <w:t>13</w:t>
            </w:r>
            <w:r w:rsidR="00204BCD">
              <w:rPr>
                <w:noProof/>
                <w:webHidden/>
              </w:rPr>
              <w:fldChar w:fldCharType="end"/>
            </w:r>
          </w:hyperlink>
        </w:p>
        <w:p w14:paraId="49A235A2" w14:textId="3DF9045D"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73" w:history="1">
            <w:r w:rsidR="00204BCD" w:rsidRPr="00527FF6">
              <w:rPr>
                <w:rStyle w:val="af5"/>
                <w:noProof/>
              </w:rPr>
              <w:t xml:space="preserve">2.3.3 </w:t>
            </w:r>
            <w:r w:rsidR="00204BCD" w:rsidRPr="00527FF6">
              <w:rPr>
                <w:rStyle w:val="af5"/>
                <w:rFonts w:hint="eastAsia"/>
                <w:noProof/>
              </w:rPr>
              <w:t>下采样</w:t>
            </w:r>
            <w:r w:rsidR="00204BCD">
              <w:rPr>
                <w:noProof/>
                <w:webHidden/>
              </w:rPr>
              <w:tab/>
            </w:r>
            <w:r w:rsidR="00204BCD">
              <w:rPr>
                <w:noProof/>
                <w:webHidden/>
              </w:rPr>
              <w:fldChar w:fldCharType="begin"/>
            </w:r>
            <w:r w:rsidR="00204BCD">
              <w:rPr>
                <w:noProof/>
                <w:webHidden/>
              </w:rPr>
              <w:instrText xml:space="preserve"> PAGEREF _Toc477091573 \h </w:instrText>
            </w:r>
            <w:r w:rsidR="00204BCD">
              <w:rPr>
                <w:noProof/>
                <w:webHidden/>
              </w:rPr>
            </w:r>
            <w:r w:rsidR="00204BCD">
              <w:rPr>
                <w:noProof/>
                <w:webHidden/>
              </w:rPr>
              <w:fldChar w:fldCharType="separate"/>
            </w:r>
            <w:r>
              <w:rPr>
                <w:noProof/>
                <w:webHidden/>
              </w:rPr>
              <w:t>13</w:t>
            </w:r>
            <w:r w:rsidR="00204BCD">
              <w:rPr>
                <w:noProof/>
                <w:webHidden/>
              </w:rPr>
              <w:fldChar w:fldCharType="end"/>
            </w:r>
          </w:hyperlink>
        </w:p>
        <w:p w14:paraId="6EF05DA4" w14:textId="66A19DA9"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74" w:history="1">
            <w:r w:rsidR="00204BCD" w:rsidRPr="00527FF6">
              <w:rPr>
                <w:rStyle w:val="af5"/>
                <w:rFonts w:ascii="宋体" w:eastAsia="宋体" w:hAnsi="宋体" w:cs="宋体" w:hint="eastAsia"/>
                <w:noProof/>
              </w:rPr>
              <w:t>第三章</w:t>
            </w:r>
            <w:r w:rsidR="00204BCD" w:rsidRPr="00527FF6">
              <w:rPr>
                <w:rStyle w:val="af5"/>
                <w:noProof/>
              </w:rPr>
              <w:t xml:space="preserve"> </w:t>
            </w:r>
            <w:r w:rsidR="00204BCD" w:rsidRPr="00527FF6">
              <w:rPr>
                <w:rStyle w:val="af5"/>
                <w:rFonts w:ascii="宋体" w:eastAsia="宋体" w:hAnsi="宋体" w:cs="宋体" w:hint="eastAsia"/>
                <w:noProof/>
              </w:rPr>
              <w:t>基于</w:t>
            </w:r>
            <w:r w:rsidR="00204BCD" w:rsidRPr="00527FF6">
              <w:rPr>
                <w:rStyle w:val="af5"/>
                <w:noProof/>
              </w:rPr>
              <w:t>CNN-RNN</w:t>
            </w:r>
            <w:r w:rsidR="00204BCD" w:rsidRPr="00527FF6">
              <w:rPr>
                <w:rStyle w:val="af5"/>
                <w:rFonts w:ascii="宋体" w:eastAsia="宋体" w:hAnsi="宋体" w:cs="宋体" w:hint="eastAsia"/>
                <w:noProof/>
              </w:rPr>
              <w:t>的文本识别方法</w:t>
            </w:r>
            <w:r w:rsidR="00204BCD">
              <w:rPr>
                <w:noProof/>
                <w:webHidden/>
              </w:rPr>
              <w:tab/>
            </w:r>
            <w:r w:rsidR="00204BCD">
              <w:rPr>
                <w:noProof/>
                <w:webHidden/>
              </w:rPr>
              <w:fldChar w:fldCharType="begin"/>
            </w:r>
            <w:r w:rsidR="00204BCD">
              <w:rPr>
                <w:noProof/>
                <w:webHidden/>
              </w:rPr>
              <w:instrText xml:space="preserve"> PAGEREF _Toc477091574 \h </w:instrText>
            </w:r>
            <w:r w:rsidR="00204BCD">
              <w:rPr>
                <w:noProof/>
                <w:webHidden/>
              </w:rPr>
            </w:r>
            <w:r w:rsidR="00204BCD">
              <w:rPr>
                <w:noProof/>
                <w:webHidden/>
              </w:rPr>
              <w:fldChar w:fldCharType="separate"/>
            </w:r>
            <w:r>
              <w:rPr>
                <w:noProof/>
                <w:webHidden/>
              </w:rPr>
              <w:t>16</w:t>
            </w:r>
            <w:r w:rsidR="00204BCD">
              <w:rPr>
                <w:noProof/>
                <w:webHidden/>
              </w:rPr>
              <w:fldChar w:fldCharType="end"/>
            </w:r>
          </w:hyperlink>
        </w:p>
        <w:p w14:paraId="16455BF6" w14:textId="30CD6FA7"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5" w:history="1">
            <w:r w:rsidR="00204BCD" w:rsidRPr="00527FF6">
              <w:rPr>
                <w:rStyle w:val="af5"/>
                <w:noProof/>
              </w:rPr>
              <w:t xml:space="preserve">3.1 </w:t>
            </w:r>
            <w:r w:rsidR="00204BCD" w:rsidRPr="00527FF6">
              <w:rPr>
                <w:rStyle w:val="af5"/>
                <w:rFonts w:hint="eastAsia"/>
                <w:noProof/>
              </w:rPr>
              <w:t>问题分析</w:t>
            </w:r>
            <w:r w:rsidR="00204BCD">
              <w:rPr>
                <w:noProof/>
                <w:webHidden/>
              </w:rPr>
              <w:tab/>
            </w:r>
            <w:r w:rsidR="00204BCD">
              <w:rPr>
                <w:noProof/>
                <w:webHidden/>
              </w:rPr>
              <w:fldChar w:fldCharType="begin"/>
            </w:r>
            <w:r w:rsidR="00204BCD">
              <w:rPr>
                <w:noProof/>
                <w:webHidden/>
              </w:rPr>
              <w:instrText xml:space="preserve"> PAGEREF _Toc477091575 \h </w:instrText>
            </w:r>
            <w:r w:rsidR="00204BCD">
              <w:rPr>
                <w:noProof/>
                <w:webHidden/>
              </w:rPr>
            </w:r>
            <w:r w:rsidR="00204BCD">
              <w:rPr>
                <w:noProof/>
                <w:webHidden/>
              </w:rPr>
              <w:fldChar w:fldCharType="separate"/>
            </w:r>
            <w:r>
              <w:rPr>
                <w:noProof/>
                <w:webHidden/>
              </w:rPr>
              <w:t>16</w:t>
            </w:r>
            <w:r w:rsidR="00204BCD">
              <w:rPr>
                <w:noProof/>
                <w:webHidden/>
              </w:rPr>
              <w:fldChar w:fldCharType="end"/>
            </w:r>
          </w:hyperlink>
        </w:p>
        <w:p w14:paraId="7DE597BF" w14:textId="6250EBB1"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6" w:history="1">
            <w:r w:rsidR="00204BCD" w:rsidRPr="00527FF6">
              <w:rPr>
                <w:rStyle w:val="af5"/>
                <w:noProof/>
              </w:rPr>
              <w:t xml:space="preserve">3.2 </w:t>
            </w:r>
            <w:r w:rsidR="00204BCD" w:rsidRPr="00527FF6">
              <w:rPr>
                <w:rStyle w:val="af5"/>
                <w:rFonts w:hint="eastAsia"/>
                <w:noProof/>
              </w:rPr>
              <w:t>方法概述</w:t>
            </w:r>
            <w:r w:rsidR="00204BCD">
              <w:rPr>
                <w:noProof/>
                <w:webHidden/>
              </w:rPr>
              <w:tab/>
            </w:r>
            <w:r w:rsidR="00204BCD">
              <w:rPr>
                <w:noProof/>
                <w:webHidden/>
              </w:rPr>
              <w:fldChar w:fldCharType="begin"/>
            </w:r>
            <w:r w:rsidR="00204BCD">
              <w:rPr>
                <w:noProof/>
                <w:webHidden/>
              </w:rPr>
              <w:instrText xml:space="preserve"> PAGEREF _Toc477091576 \h </w:instrText>
            </w:r>
            <w:r w:rsidR="00204BCD">
              <w:rPr>
                <w:noProof/>
                <w:webHidden/>
              </w:rPr>
            </w:r>
            <w:r w:rsidR="00204BCD">
              <w:rPr>
                <w:noProof/>
                <w:webHidden/>
              </w:rPr>
              <w:fldChar w:fldCharType="separate"/>
            </w:r>
            <w:r>
              <w:rPr>
                <w:noProof/>
                <w:webHidden/>
              </w:rPr>
              <w:t>16</w:t>
            </w:r>
            <w:r w:rsidR="00204BCD">
              <w:rPr>
                <w:noProof/>
                <w:webHidden/>
              </w:rPr>
              <w:fldChar w:fldCharType="end"/>
            </w:r>
          </w:hyperlink>
        </w:p>
        <w:p w14:paraId="6BFB811B" w14:textId="18FD27D5"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7" w:history="1">
            <w:r w:rsidR="00204BCD" w:rsidRPr="00527FF6">
              <w:rPr>
                <w:rStyle w:val="af5"/>
                <w:noProof/>
              </w:rPr>
              <w:t xml:space="preserve">3.3 </w:t>
            </w:r>
            <w:r w:rsidR="00204BCD" w:rsidRPr="00527FF6">
              <w:rPr>
                <w:rStyle w:val="af5"/>
                <w:rFonts w:hint="eastAsia"/>
                <w:noProof/>
              </w:rPr>
              <w:t>图像预处理</w:t>
            </w:r>
            <w:r w:rsidR="00204BCD">
              <w:rPr>
                <w:noProof/>
                <w:webHidden/>
              </w:rPr>
              <w:tab/>
            </w:r>
            <w:r w:rsidR="00204BCD">
              <w:rPr>
                <w:noProof/>
                <w:webHidden/>
              </w:rPr>
              <w:fldChar w:fldCharType="begin"/>
            </w:r>
            <w:r w:rsidR="00204BCD">
              <w:rPr>
                <w:noProof/>
                <w:webHidden/>
              </w:rPr>
              <w:instrText xml:space="preserve"> PAGEREF _Toc477091577 \h </w:instrText>
            </w:r>
            <w:r w:rsidR="00204BCD">
              <w:rPr>
                <w:noProof/>
                <w:webHidden/>
              </w:rPr>
            </w:r>
            <w:r w:rsidR="00204BCD">
              <w:rPr>
                <w:noProof/>
                <w:webHidden/>
              </w:rPr>
              <w:fldChar w:fldCharType="separate"/>
            </w:r>
            <w:r>
              <w:rPr>
                <w:noProof/>
                <w:webHidden/>
              </w:rPr>
              <w:t>17</w:t>
            </w:r>
            <w:r w:rsidR="00204BCD">
              <w:rPr>
                <w:noProof/>
                <w:webHidden/>
              </w:rPr>
              <w:fldChar w:fldCharType="end"/>
            </w:r>
          </w:hyperlink>
        </w:p>
        <w:p w14:paraId="2A94D96D" w14:textId="3A680592"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8" w:history="1">
            <w:r w:rsidR="00204BCD" w:rsidRPr="00527FF6">
              <w:rPr>
                <w:rStyle w:val="af5"/>
                <w:noProof/>
              </w:rPr>
              <w:t>3.4 CNN</w:t>
            </w:r>
            <w:r w:rsidR="00204BCD" w:rsidRPr="00527FF6">
              <w:rPr>
                <w:rStyle w:val="af5"/>
                <w:rFonts w:hint="eastAsia"/>
                <w:noProof/>
              </w:rPr>
              <w:t>层</w:t>
            </w:r>
            <w:r w:rsidR="00204BCD">
              <w:rPr>
                <w:noProof/>
                <w:webHidden/>
              </w:rPr>
              <w:tab/>
            </w:r>
            <w:r w:rsidR="00204BCD">
              <w:rPr>
                <w:noProof/>
                <w:webHidden/>
              </w:rPr>
              <w:fldChar w:fldCharType="begin"/>
            </w:r>
            <w:r w:rsidR="00204BCD">
              <w:rPr>
                <w:noProof/>
                <w:webHidden/>
              </w:rPr>
              <w:instrText xml:space="preserve"> PAGEREF _Toc477091578 \h </w:instrText>
            </w:r>
            <w:r w:rsidR="00204BCD">
              <w:rPr>
                <w:noProof/>
                <w:webHidden/>
              </w:rPr>
            </w:r>
            <w:r w:rsidR="00204BCD">
              <w:rPr>
                <w:noProof/>
                <w:webHidden/>
              </w:rPr>
              <w:fldChar w:fldCharType="separate"/>
            </w:r>
            <w:r>
              <w:rPr>
                <w:noProof/>
                <w:webHidden/>
              </w:rPr>
              <w:t>17</w:t>
            </w:r>
            <w:r w:rsidR="00204BCD">
              <w:rPr>
                <w:noProof/>
                <w:webHidden/>
              </w:rPr>
              <w:fldChar w:fldCharType="end"/>
            </w:r>
          </w:hyperlink>
        </w:p>
        <w:p w14:paraId="2B6604BD" w14:textId="01EA3B39"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79" w:history="1">
            <w:r w:rsidR="00204BCD" w:rsidRPr="00527FF6">
              <w:rPr>
                <w:rStyle w:val="af5"/>
                <w:noProof/>
              </w:rPr>
              <w:t>3.5 RNN</w:t>
            </w:r>
            <w:r w:rsidR="00204BCD" w:rsidRPr="00527FF6">
              <w:rPr>
                <w:rStyle w:val="af5"/>
                <w:rFonts w:hint="eastAsia"/>
                <w:noProof/>
              </w:rPr>
              <w:t>层</w:t>
            </w:r>
            <w:r w:rsidR="00204BCD">
              <w:rPr>
                <w:noProof/>
                <w:webHidden/>
              </w:rPr>
              <w:tab/>
            </w:r>
            <w:r w:rsidR="00204BCD">
              <w:rPr>
                <w:noProof/>
                <w:webHidden/>
              </w:rPr>
              <w:fldChar w:fldCharType="begin"/>
            </w:r>
            <w:r w:rsidR="00204BCD">
              <w:rPr>
                <w:noProof/>
                <w:webHidden/>
              </w:rPr>
              <w:instrText xml:space="preserve"> PAGEREF _Toc477091579 \h </w:instrText>
            </w:r>
            <w:r w:rsidR="00204BCD">
              <w:rPr>
                <w:noProof/>
                <w:webHidden/>
              </w:rPr>
            </w:r>
            <w:r w:rsidR="00204BCD">
              <w:rPr>
                <w:noProof/>
                <w:webHidden/>
              </w:rPr>
              <w:fldChar w:fldCharType="separate"/>
            </w:r>
            <w:r>
              <w:rPr>
                <w:noProof/>
                <w:webHidden/>
              </w:rPr>
              <w:t>18</w:t>
            </w:r>
            <w:r w:rsidR="00204BCD">
              <w:rPr>
                <w:noProof/>
                <w:webHidden/>
              </w:rPr>
              <w:fldChar w:fldCharType="end"/>
            </w:r>
          </w:hyperlink>
        </w:p>
        <w:p w14:paraId="03D08DD9" w14:textId="0CA4B3AF"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80" w:history="1">
            <w:r w:rsidR="00204BCD" w:rsidRPr="00527FF6">
              <w:rPr>
                <w:rStyle w:val="af5"/>
                <w:noProof/>
              </w:rPr>
              <w:t>3.6 CTC</w:t>
            </w:r>
            <w:r w:rsidR="00204BCD" w:rsidRPr="00527FF6">
              <w:rPr>
                <w:rStyle w:val="af5"/>
                <w:rFonts w:hint="eastAsia"/>
                <w:noProof/>
              </w:rPr>
              <w:t>解码</w:t>
            </w:r>
            <w:r w:rsidR="00204BCD">
              <w:rPr>
                <w:noProof/>
                <w:webHidden/>
              </w:rPr>
              <w:tab/>
            </w:r>
            <w:r w:rsidR="00204BCD">
              <w:rPr>
                <w:noProof/>
                <w:webHidden/>
              </w:rPr>
              <w:fldChar w:fldCharType="begin"/>
            </w:r>
            <w:r w:rsidR="00204BCD">
              <w:rPr>
                <w:noProof/>
                <w:webHidden/>
              </w:rPr>
              <w:instrText xml:space="preserve"> PAGEREF _Toc477091580 \h </w:instrText>
            </w:r>
            <w:r w:rsidR="00204BCD">
              <w:rPr>
                <w:noProof/>
                <w:webHidden/>
              </w:rPr>
            </w:r>
            <w:r w:rsidR="00204BCD">
              <w:rPr>
                <w:noProof/>
                <w:webHidden/>
              </w:rPr>
              <w:fldChar w:fldCharType="separate"/>
            </w:r>
            <w:r>
              <w:rPr>
                <w:noProof/>
                <w:webHidden/>
              </w:rPr>
              <w:t>18</w:t>
            </w:r>
            <w:r w:rsidR="00204BCD">
              <w:rPr>
                <w:noProof/>
                <w:webHidden/>
              </w:rPr>
              <w:fldChar w:fldCharType="end"/>
            </w:r>
          </w:hyperlink>
        </w:p>
        <w:p w14:paraId="72DE605F" w14:textId="5117D10F"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81" w:history="1">
            <w:r w:rsidR="00204BCD" w:rsidRPr="00527FF6">
              <w:rPr>
                <w:rStyle w:val="af5"/>
                <w:rFonts w:ascii="宋体" w:eastAsia="宋体" w:hAnsi="宋体" w:cs="宋体" w:hint="eastAsia"/>
                <w:noProof/>
              </w:rPr>
              <w:t>第四章</w:t>
            </w:r>
            <w:r w:rsidR="00204BCD" w:rsidRPr="00527FF6">
              <w:rPr>
                <w:rStyle w:val="af5"/>
                <w:noProof/>
              </w:rPr>
              <w:t xml:space="preserve">  </w:t>
            </w:r>
            <w:r w:rsidR="00204BCD" w:rsidRPr="00527FF6">
              <w:rPr>
                <w:rStyle w:val="af5"/>
                <w:rFonts w:ascii="宋体" w:eastAsia="宋体" w:hAnsi="宋体" w:cs="宋体" w:hint="eastAsia"/>
                <w:noProof/>
              </w:rPr>
              <w:t>自然场景文本识别实验</w:t>
            </w:r>
            <w:r w:rsidR="00204BCD">
              <w:rPr>
                <w:noProof/>
                <w:webHidden/>
              </w:rPr>
              <w:tab/>
            </w:r>
            <w:r w:rsidR="00204BCD">
              <w:rPr>
                <w:noProof/>
                <w:webHidden/>
              </w:rPr>
              <w:fldChar w:fldCharType="begin"/>
            </w:r>
            <w:r w:rsidR="00204BCD">
              <w:rPr>
                <w:noProof/>
                <w:webHidden/>
              </w:rPr>
              <w:instrText xml:space="preserve"> PAGEREF _Toc477091581 \h </w:instrText>
            </w:r>
            <w:r w:rsidR="00204BCD">
              <w:rPr>
                <w:noProof/>
                <w:webHidden/>
              </w:rPr>
            </w:r>
            <w:r w:rsidR="00204BCD">
              <w:rPr>
                <w:noProof/>
                <w:webHidden/>
              </w:rPr>
              <w:fldChar w:fldCharType="separate"/>
            </w:r>
            <w:r>
              <w:rPr>
                <w:noProof/>
                <w:webHidden/>
              </w:rPr>
              <w:t>20</w:t>
            </w:r>
            <w:r w:rsidR="00204BCD">
              <w:rPr>
                <w:noProof/>
                <w:webHidden/>
              </w:rPr>
              <w:fldChar w:fldCharType="end"/>
            </w:r>
          </w:hyperlink>
        </w:p>
        <w:p w14:paraId="58241299" w14:textId="5E5B2A44"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82" w:history="1">
            <w:r w:rsidR="00204BCD" w:rsidRPr="00527FF6">
              <w:rPr>
                <w:rStyle w:val="af5"/>
                <w:noProof/>
              </w:rPr>
              <w:t xml:space="preserve">4.1 </w:t>
            </w:r>
            <w:r w:rsidR="00204BCD" w:rsidRPr="00527FF6">
              <w:rPr>
                <w:rStyle w:val="af5"/>
                <w:rFonts w:hint="eastAsia"/>
                <w:noProof/>
              </w:rPr>
              <w:t>实验环境介绍</w:t>
            </w:r>
            <w:r w:rsidR="00204BCD">
              <w:rPr>
                <w:noProof/>
                <w:webHidden/>
              </w:rPr>
              <w:tab/>
            </w:r>
            <w:r w:rsidR="00204BCD">
              <w:rPr>
                <w:noProof/>
                <w:webHidden/>
              </w:rPr>
              <w:fldChar w:fldCharType="begin"/>
            </w:r>
            <w:r w:rsidR="00204BCD">
              <w:rPr>
                <w:noProof/>
                <w:webHidden/>
              </w:rPr>
              <w:instrText xml:space="preserve"> PAGEREF _Toc477091582 \h </w:instrText>
            </w:r>
            <w:r w:rsidR="00204BCD">
              <w:rPr>
                <w:noProof/>
                <w:webHidden/>
              </w:rPr>
            </w:r>
            <w:r w:rsidR="00204BCD">
              <w:rPr>
                <w:noProof/>
                <w:webHidden/>
              </w:rPr>
              <w:fldChar w:fldCharType="separate"/>
            </w:r>
            <w:r>
              <w:rPr>
                <w:noProof/>
                <w:webHidden/>
              </w:rPr>
              <w:t>20</w:t>
            </w:r>
            <w:r w:rsidR="00204BCD">
              <w:rPr>
                <w:noProof/>
                <w:webHidden/>
              </w:rPr>
              <w:fldChar w:fldCharType="end"/>
            </w:r>
          </w:hyperlink>
        </w:p>
        <w:p w14:paraId="7AEA5B9C" w14:textId="1C12EE50"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83" w:history="1">
            <w:r w:rsidR="00204BCD" w:rsidRPr="00527FF6">
              <w:rPr>
                <w:rStyle w:val="af5"/>
                <w:noProof/>
              </w:rPr>
              <w:t>4.1.1</w:t>
            </w:r>
            <w:r w:rsidR="00204BCD" w:rsidRPr="00527FF6">
              <w:rPr>
                <w:rStyle w:val="af5"/>
                <w:rFonts w:hint="eastAsia"/>
                <w:noProof/>
              </w:rPr>
              <w:t>不同深度学习开发框架对比</w:t>
            </w:r>
            <w:r w:rsidR="00204BCD">
              <w:rPr>
                <w:noProof/>
                <w:webHidden/>
              </w:rPr>
              <w:tab/>
            </w:r>
            <w:r w:rsidR="00204BCD">
              <w:rPr>
                <w:noProof/>
                <w:webHidden/>
              </w:rPr>
              <w:fldChar w:fldCharType="begin"/>
            </w:r>
            <w:r w:rsidR="00204BCD">
              <w:rPr>
                <w:noProof/>
                <w:webHidden/>
              </w:rPr>
              <w:instrText xml:space="preserve"> PAGEREF _Toc477091583 \h </w:instrText>
            </w:r>
            <w:r w:rsidR="00204BCD">
              <w:rPr>
                <w:noProof/>
                <w:webHidden/>
              </w:rPr>
            </w:r>
            <w:r w:rsidR="00204BCD">
              <w:rPr>
                <w:noProof/>
                <w:webHidden/>
              </w:rPr>
              <w:fldChar w:fldCharType="separate"/>
            </w:r>
            <w:r>
              <w:rPr>
                <w:noProof/>
                <w:webHidden/>
              </w:rPr>
              <w:t>20</w:t>
            </w:r>
            <w:r w:rsidR="00204BCD">
              <w:rPr>
                <w:noProof/>
                <w:webHidden/>
              </w:rPr>
              <w:fldChar w:fldCharType="end"/>
            </w:r>
          </w:hyperlink>
        </w:p>
        <w:p w14:paraId="0BC95C52" w14:textId="334AF3A0"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84" w:history="1">
            <w:r w:rsidR="00204BCD" w:rsidRPr="00527FF6">
              <w:rPr>
                <w:rStyle w:val="af5"/>
                <w:noProof/>
              </w:rPr>
              <w:t xml:space="preserve">4.1.2 </w:t>
            </w:r>
            <w:r w:rsidR="00204BCD" w:rsidRPr="00527FF6">
              <w:rPr>
                <w:rStyle w:val="af5"/>
                <w:rFonts w:hint="eastAsia"/>
                <w:noProof/>
              </w:rPr>
              <w:t>基于</w:t>
            </w:r>
            <w:r w:rsidR="00204BCD" w:rsidRPr="00527FF6">
              <w:rPr>
                <w:rStyle w:val="af5"/>
                <w:noProof/>
              </w:rPr>
              <w:t>GPU</w:t>
            </w:r>
            <w:r w:rsidR="00204BCD" w:rsidRPr="00527FF6">
              <w:rPr>
                <w:rStyle w:val="af5"/>
                <w:rFonts w:hint="eastAsia"/>
                <w:noProof/>
              </w:rPr>
              <w:t>的训练</w:t>
            </w:r>
            <w:r w:rsidR="00204BCD">
              <w:rPr>
                <w:noProof/>
                <w:webHidden/>
              </w:rPr>
              <w:tab/>
            </w:r>
            <w:r w:rsidR="00204BCD">
              <w:rPr>
                <w:noProof/>
                <w:webHidden/>
              </w:rPr>
              <w:fldChar w:fldCharType="begin"/>
            </w:r>
            <w:r w:rsidR="00204BCD">
              <w:rPr>
                <w:noProof/>
                <w:webHidden/>
              </w:rPr>
              <w:instrText xml:space="preserve"> PAGEREF _Toc477091584 \h </w:instrText>
            </w:r>
            <w:r w:rsidR="00204BCD">
              <w:rPr>
                <w:noProof/>
                <w:webHidden/>
              </w:rPr>
            </w:r>
            <w:r w:rsidR="00204BCD">
              <w:rPr>
                <w:noProof/>
                <w:webHidden/>
              </w:rPr>
              <w:fldChar w:fldCharType="separate"/>
            </w:r>
            <w:r>
              <w:rPr>
                <w:noProof/>
                <w:webHidden/>
              </w:rPr>
              <w:t>22</w:t>
            </w:r>
            <w:r w:rsidR="00204BCD">
              <w:rPr>
                <w:noProof/>
                <w:webHidden/>
              </w:rPr>
              <w:fldChar w:fldCharType="end"/>
            </w:r>
          </w:hyperlink>
        </w:p>
        <w:p w14:paraId="46E777F3" w14:textId="561EB32C"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85" w:history="1">
            <w:r w:rsidR="00204BCD" w:rsidRPr="00527FF6">
              <w:rPr>
                <w:rStyle w:val="af5"/>
                <w:noProof/>
              </w:rPr>
              <w:t xml:space="preserve">4.1.3 </w:t>
            </w:r>
            <w:r w:rsidR="00204BCD" w:rsidRPr="00527FF6">
              <w:rPr>
                <w:rStyle w:val="af5"/>
                <w:rFonts w:hint="eastAsia"/>
                <w:noProof/>
              </w:rPr>
              <w:t>实验环境</w:t>
            </w:r>
            <w:r w:rsidR="00204BCD">
              <w:rPr>
                <w:noProof/>
                <w:webHidden/>
              </w:rPr>
              <w:tab/>
            </w:r>
            <w:r w:rsidR="00204BCD">
              <w:rPr>
                <w:noProof/>
                <w:webHidden/>
              </w:rPr>
              <w:fldChar w:fldCharType="begin"/>
            </w:r>
            <w:r w:rsidR="00204BCD">
              <w:rPr>
                <w:noProof/>
                <w:webHidden/>
              </w:rPr>
              <w:instrText xml:space="preserve"> PAGEREF _Toc477091585 \h </w:instrText>
            </w:r>
            <w:r w:rsidR="00204BCD">
              <w:rPr>
                <w:noProof/>
                <w:webHidden/>
              </w:rPr>
            </w:r>
            <w:r w:rsidR="00204BCD">
              <w:rPr>
                <w:noProof/>
                <w:webHidden/>
              </w:rPr>
              <w:fldChar w:fldCharType="separate"/>
            </w:r>
            <w:r>
              <w:rPr>
                <w:noProof/>
                <w:webHidden/>
              </w:rPr>
              <w:t>22</w:t>
            </w:r>
            <w:r w:rsidR="00204BCD">
              <w:rPr>
                <w:noProof/>
                <w:webHidden/>
              </w:rPr>
              <w:fldChar w:fldCharType="end"/>
            </w:r>
          </w:hyperlink>
        </w:p>
        <w:p w14:paraId="38F18E07" w14:textId="27E837F9"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86" w:history="1">
            <w:r w:rsidR="00204BCD" w:rsidRPr="00527FF6">
              <w:rPr>
                <w:rStyle w:val="af5"/>
                <w:noProof/>
              </w:rPr>
              <w:t xml:space="preserve">4.2 </w:t>
            </w:r>
            <w:r w:rsidR="00204BCD" w:rsidRPr="00527FF6">
              <w:rPr>
                <w:rStyle w:val="af5"/>
                <w:rFonts w:hint="eastAsia"/>
                <w:noProof/>
              </w:rPr>
              <w:t>数据集选取</w:t>
            </w:r>
            <w:r w:rsidR="00204BCD">
              <w:rPr>
                <w:noProof/>
                <w:webHidden/>
              </w:rPr>
              <w:tab/>
            </w:r>
            <w:r w:rsidR="00204BCD">
              <w:rPr>
                <w:noProof/>
                <w:webHidden/>
              </w:rPr>
              <w:fldChar w:fldCharType="begin"/>
            </w:r>
            <w:r w:rsidR="00204BCD">
              <w:rPr>
                <w:noProof/>
                <w:webHidden/>
              </w:rPr>
              <w:instrText xml:space="preserve"> PAGEREF _Toc477091586 \h </w:instrText>
            </w:r>
            <w:r w:rsidR="00204BCD">
              <w:rPr>
                <w:noProof/>
                <w:webHidden/>
              </w:rPr>
            </w:r>
            <w:r w:rsidR="00204BCD">
              <w:rPr>
                <w:noProof/>
                <w:webHidden/>
              </w:rPr>
              <w:fldChar w:fldCharType="separate"/>
            </w:r>
            <w:r>
              <w:rPr>
                <w:noProof/>
                <w:webHidden/>
              </w:rPr>
              <w:t>23</w:t>
            </w:r>
            <w:r w:rsidR="00204BCD">
              <w:rPr>
                <w:noProof/>
                <w:webHidden/>
              </w:rPr>
              <w:fldChar w:fldCharType="end"/>
            </w:r>
          </w:hyperlink>
        </w:p>
        <w:p w14:paraId="25E279D6" w14:textId="3D6A670F"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87" w:history="1">
            <w:r w:rsidR="00204BCD" w:rsidRPr="00527FF6">
              <w:rPr>
                <w:rStyle w:val="af5"/>
                <w:noProof/>
                <w:lang w:val="en"/>
              </w:rPr>
              <w:t xml:space="preserve">4.3 </w:t>
            </w:r>
            <w:r w:rsidR="00204BCD" w:rsidRPr="00527FF6">
              <w:rPr>
                <w:rStyle w:val="af5"/>
                <w:rFonts w:hint="eastAsia"/>
                <w:noProof/>
                <w:lang w:val="en"/>
              </w:rPr>
              <w:t>实验流程</w:t>
            </w:r>
            <w:r w:rsidR="00204BCD">
              <w:rPr>
                <w:noProof/>
                <w:webHidden/>
              </w:rPr>
              <w:tab/>
            </w:r>
            <w:r w:rsidR="00204BCD">
              <w:rPr>
                <w:noProof/>
                <w:webHidden/>
              </w:rPr>
              <w:fldChar w:fldCharType="begin"/>
            </w:r>
            <w:r w:rsidR="00204BCD">
              <w:rPr>
                <w:noProof/>
                <w:webHidden/>
              </w:rPr>
              <w:instrText xml:space="preserve"> PAGEREF _Toc477091587 \h </w:instrText>
            </w:r>
            <w:r w:rsidR="00204BCD">
              <w:rPr>
                <w:noProof/>
                <w:webHidden/>
              </w:rPr>
            </w:r>
            <w:r w:rsidR="00204BCD">
              <w:rPr>
                <w:noProof/>
                <w:webHidden/>
              </w:rPr>
              <w:fldChar w:fldCharType="separate"/>
            </w:r>
            <w:r>
              <w:rPr>
                <w:noProof/>
                <w:webHidden/>
              </w:rPr>
              <w:t>23</w:t>
            </w:r>
            <w:r w:rsidR="00204BCD">
              <w:rPr>
                <w:noProof/>
                <w:webHidden/>
              </w:rPr>
              <w:fldChar w:fldCharType="end"/>
            </w:r>
          </w:hyperlink>
        </w:p>
        <w:p w14:paraId="7C68D1AB" w14:textId="4AC374DE"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88" w:history="1">
            <w:r w:rsidR="00204BCD" w:rsidRPr="00527FF6">
              <w:rPr>
                <w:rStyle w:val="af5"/>
                <w:noProof/>
              </w:rPr>
              <w:t xml:space="preserve">4.3.1 </w:t>
            </w:r>
            <w:r w:rsidR="00204BCD" w:rsidRPr="00527FF6">
              <w:rPr>
                <w:rStyle w:val="af5"/>
                <w:rFonts w:hint="eastAsia"/>
                <w:noProof/>
              </w:rPr>
              <w:t>训练过程</w:t>
            </w:r>
            <w:r w:rsidR="00204BCD">
              <w:rPr>
                <w:noProof/>
                <w:webHidden/>
              </w:rPr>
              <w:tab/>
            </w:r>
            <w:r w:rsidR="00204BCD">
              <w:rPr>
                <w:noProof/>
                <w:webHidden/>
              </w:rPr>
              <w:fldChar w:fldCharType="begin"/>
            </w:r>
            <w:r w:rsidR="00204BCD">
              <w:rPr>
                <w:noProof/>
                <w:webHidden/>
              </w:rPr>
              <w:instrText xml:space="preserve"> PAGEREF _Toc477091588 \h </w:instrText>
            </w:r>
            <w:r w:rsidR="00204BCD">
              <w:rPr>
                <w:noProof/>
                <w:webHidden/>
              </w:rPr>
            </w:r>
            <w:r w:rsidR="00204BCD">
              <w:rPr>
                <w:noProof/>
                <w:webHidden/>
              </w:rPr>
              <w:fldChar w:fldCharType="separate"/>
            </w:r>
            <w:r>
              <w:rPr>
                <w:noProof/>
                <w:webHidden/>
              </w:rPr>
              <w:t>23</w:t>
            </w:r>
            <w:r w:rsidR="00204BCD">
              <w:rPr>
                <w:noProof/>
                <w:webHidden/>
              </w:rPr>
              <w:fldChar w:fldCharType="end"/>
            </w:r>
          </w:hyperlink>
        </w:p>
        <w:p w14:paraId="5C407F89" w14:textId="607CBAEC"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89" w:history="1">
            <w:r w:rsidR="00204BCD" w:rsidRPr="00527FF6">
              <w:rPr>
                <w:rStyle w:val="af5"/>
                <w:noProof/>
              </w:rPr>
              <w:t xml:space="preserve">4.3.2 </w:t>
            </w:r>
            <w:r w:rsidR="00204BCD" w:rsidRPr="00527FF6">
              <w:rPr>
                <w:rStyle w:val="af5"/>
                <w:rFonts w:hint="eastAsia"/>
                <w:noProof/>
              </w:rPr>
              <w:t>测试过程</w:t>
            </w:r>
            <w:r w:rsidR="00204BCD">
              <w:rPr>
                <w:noProof/>
                <w:webHidden/>
              </w:rPr>
              <w:tab/>
            </w:r>
            <w:r w:rsidR="00204BCD">
              <w:rPr>
                <w:noProof/>
                <w:webHidden/>
              </w:rPr>
              <w:fldChar w:fldCharType="begin"/>
            </w:r>
            <w:r w:rsidR="00204BCD">
              <w:rPr>
                <w:noProof/>
                <w:webHidden/>
              </w:rPr>
              <w:instrText xml:space="preserve"> PAGEREF _Toc477091589 \h </w:instrText>
            </w:r>
            <w:r w:rsidR="00204BCD">
              <w:rPr>
                <w:noProof/>
                <w:webHidden/>
              </w:rPr>
            </w:r>
            <w:r w:rsidR="00204BCD">
              <w:rPr>
                <w:noProof/>
                <w:webHidden/>
              </w:rPr>
              <w:fldChar w:fldCharType="separate"/>
            </w:r>
            <w:r>
              <w:rPr>
                <w:noProof/>
                <w:webHidden/>
              </w:rPr>
              <w:t>25</w:t>
            </w:r>
            <w:r w:rsidR="00204BCD">
              <w:rPr>
                <w:noProof/>
                <w:webHidden/>
              </w:rPr>
              <w:fldChar w:fldCharType="end"/>
            </w:r>
          </w:hyperlink>
        </w:p>
        <w:p w14:paraId="316992B2" w14:textId="462FA31A"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90" w:history="1">
            <w:r w:rsidR="00204BCD" w:rsidRPr="00527FF6">
              <w:rPr>
                <w:rStyle w:val="af5"/>
                <w:noProof/>
              </w:rPr>
              <w:t>4.4 dropout</w:t>
            </w:r>
            <w:r w:rsidR="00204BCD">
              <w:rPr>
                <w:noProof/>
                <w:webHidden/>
              </w:rPr>
              <w:tab/>
            </w:r>
            <w:r w:rsidR="00204BCD">
              <w:rPr>
                <w:noProof/>
                <w:webHidden/>
              </w:rPr>
              <w:fldChar w:fldCharType="begin"/>
            </w:r>
            <w:r w:rsidR="00204BCD">
              <w:rPr>
                <w:noProof/>
                <w:webHidden/>
              </w:rPr>
              <w:instrText xml:space="preserve"> PAGEREF _Toc477091590 \h </w:instrText>
            </w:r>
            <w:r w:rsidR="00204BCD">
              <w:rPr>
                <w:noProof/>
                <w:webHidden/>
              </w:rPr>
            </w:r>
            <w:r w:rsidR="00204BCD">
              <w:rPr>
                <w:noProof/>
                <w:webHidden/>
              </w:rPr>
              <w:fldChar w:fldCharType="separate"/>
            </w:r>
            <w:r>
              <w:rPr>
                <w:noProof/>
                <w:webHidden/>
              </w:rPr>
              <w:t>25</w:t>
            </w:r>
            <w:r w:rsidR="00204BCD">
              <w:rPr>
                <w:noProof/>
                <w:webHidden/>
              </w:rPr>
              <w:fldChar w:fldCharType="end"/>
            </w:r>
          </w:hyperlink>
        </w:p>
        <w:p w14:paraId="3A2D8E08" w14:textId="504ADFEF"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91" w:history="1">
            <w:r w:rsidR="00204BCD" w:rsidRPr="00527FF6">
              <w:rPr>
                <w:rStyle w:val="af5"/>
                <w:noProof/>
                <w:lang w:val="en"/>
              </w:rPr>
              <w:t xml:space="preserve">4.5 </w:t>
            </w:r>
            <w:r w:rsidR="00204BCD" w:rsidRPr="00527FF6">
              <w:rPr>
                <w:rStyle w:val="af5"/>
                <w:rFonts w:hint="eastAsia"/>
                <w:noProof/>
                <w:lang w:val="en"/>
              </w:rPr>
              <w:t>实验结果分析</w:t>
            </w:r>
            <w:r w:rsidR="00204BCD">
              <w:rPr>
                <w:noProof/>
                <w:webHidden/>
              </w:rPr>
              <w:tab/>
            </w:r>
            <w:r w:rsidR="00204BCD">
              <w:rPr>
                <w:noProof/>
                <w:webHidden/>
              </w:rPr>
              <w:fldChar w:fldCharType="begin"/>
            </w:r>
            <w:r w:rsidR="00204BCD">
              <w:rPr>
                <w:noProof/>
                <w:webHidden/>
              </w:rPr>
              <w:instrText xml:space="preserve"> PAGEREF _Toc477091591 \h </w:instrText>
            </w:r>
            <w:r w:rsidR="00204BCD">
              <w:rPr>
                <w:noProof/>
                <w:webHidden/>
              </w:rPr>
            </w:r>
            <w:r w:rsidR="00204BCD">
              <w:rPr>
                <w:noProof/>
                <w:webHidden/>
              </w:rPr>
              <w:fldChar w:fldCharType="separate"/>
            </w:r>
            <w:r>
              <w:rPr>
                <w:noProof/>
                <w:webHidden/>
              </w:rPr>
              <w:t>26</w:t>
            </w:r>
            <w:r w:rsidR="00204BCD">
              <w:rPr>
                <w:noProof/>
                <w:webHidden/>
              </w:rPr>
              <w:fldChar w:fldCharType="end"/>
            </w:r>
          </w:hyperlink>
        </w:p>
        <w:p w14:paraId="00AE9ACF" w14:textId="662EB36E"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92" w:history="1">
            <w:r w:rsidR="00204BCD" w:rsidRPr="00527FF6">
              <w:rPr>
                <w:rStyle w:val="af5"/>
                <w:noProof/>
              </w:rPr>
              <w:t>4.5.1 CNN-RNN</w:t>
            </w:r>
            <w:r w:rsidR="00204BCD" w:rsidRPr="00527FF6">
              <w:rPr>
                <w:rStyle w:val="af5"/>
                <w:rFonts w:hint="eastAsia"/>
                <w:noProof/>
              </w:rPr>
              <w:t>算法与</w:t>
            </w:r>
            <w:r w:rsidR="00204BCD" w:rsidRPr="00527FF6">
              <w:rPr>
                <w:rStyle w:val="af5"/>
                <w:noProof/>
              </w:rPr>
              <w:t>RNN</w:t>
            </w:r>
            <w:r w:rsidR="00204BCD" w:rsidRPr="00527FF6">
              <w:rPr>
                <w:rStyle w:val="af5"/>
                <w:rFonts w:hint="eastAsia"/>
                <w:noProof/>
              </w:rPr>
              <w:t>算法收敛速度比较</w:t>
            </w:r>
            <w:r w:rsidR="00204BCD">
              <w:rPr>
                <w:noProof/>
                <w:webHidden/>
              </w:rPr>
              <w:tab/>
            </w:r>
            <w:r w:rsidR="00204BCD">
              <w:rPr>
                <w:noProof/>
                <w:webHidden/>
              </w:rPr>
              <w:fldChar w:fldCharType="begin"/>
            </w:r>
            <w:r w:rsidR="00204BCD">
              <w:rPr>
                <w:noProof/>
                <w:webHidden/>
              </w:rPr>
              <w:instrText xml:space="preserve"> PAGEREF _Toc477091592 \h </w:instrText>
            </w:r>
            <w:r w:rsidR="00204BCD">
              <w:rPr>
                <w:noProof/>
                <w:webHidden/>
              </w:rPr>
            </w:r>
            <w:r w:rsidR="00204BCD">
              <w:rPr>
                <w:noProof/>
                <w:webHidden/>
              </w:rPr>
              <w:fldChar w:fldCharType="separate"/>
            </w:r>
            <w:r>
              <w:rPr>
                <w:noProof/>
                <w:webHidden/>
              </w:rPr>
              <w:t>26</w:t>
            </w:r>
            <w:r w:rsidR="00204BCD">
              <w:rPr>
                <w:noProof/>
                <w:webHidden/>
              </w:rPr>
              <w:fldChar w:fldCharType="end"/>
            </w:r>
          </w:hyperlink>
        </w:p>
        <w:p w14:paraId="457598C4" w14:textId="13D81867" w:rsidR="00204BCD" w:rsidRDefault="009C446B">
          <w:pPr>
            <w:pStyle w:val="31"/>
            <w:tabs>
              <w:tab w:val="right" w:leader="dot" w:pos="9060"/>
            </w:tabs>
            <w:ind w:firstLine="480"/>
            <w:rPr>
              <w:rFonts w:asciiTheme="minorHAnsi" w:eastAsiaTheme="minorEastAsia" w:hAnsiTheme="minorHAnsi" w:cstheme="minorBidi"/>
              <w:noProof/>
              <w:color w:val="auto"/>
              <w:sz w:val="22"/>
            </w:rPr>
          </w:pPr>
          <w:hyperlink w:anchor="_Toc477091593" w:history="1">
            <w:r w:rsidR="00204BCD" w:rsidRPr="00527FF6">
              <w:rPr>
                <w:rStyle w:val="af5"/>
                <w:noProof/>
              </w:rPr>
              <w:t xml:space="preserve">4.5.2 </w:t>
            </w:r>
            <w:r w:rsidR="00204BCD" w:rsidRPr="00527FF6">
              <w:rPr>
                <w:rStyle w:val="af5"/>
                <w:rFonts w:hint="eastAsia"/>
                <w:noProof/>
              </w:rPr>
              <w:t>实验参数对结果影响</w:t>
            </w:r>
            <w:r w:rsidR="00204BCD">
              <w:rPr>
                <w:noProof/>
                <w:webHidden/>
              </w:rPr>
              <w:tab/>
            </w:r>
            <w:r w:rsidR="00204BCD">
              <w:rPr>
                <w:noProof/>
                <w:webHidden/>
              </w:rPr>
              <w:fldChar w:fldCharType="begin"/>
            </w:r>
            <w:r w:rsidR="00204BCD">
              <w:rPr>
                <w:noProof/>
                <w:webHidden/>
              </w:rPr>
              <w:instrText xml:space="preserve"> PAGEREF _Toc477091593 \h </w:instrText>
            </w:r>
            <w:r w:rsidR="00204BCD">
              <w:rPr>
                <w:noProof/>
                <w:webHidden/>
              </w:rPr>
            </w:r>
            <w:r w:rsidR="00204BCD">
              <w:rPr>
                <w:noProof/>
                <w:webHidden/>
              </w:rPr>
              <w:fldChar w:fldCharType="separate"/>
            </w:r>
            <w:r>
              <w:rPr>
                <w:noProof/>
                <w:webHidden/>
              </w:rPr>
              <w:t>26</w:t>
            </w:r>
            <w:r w:rsidR="00204BCD">
              <w:rPr>
                <w:noProof/>
                <w:webHidden/>
              </w:rPr>
              <w:fldChar w:fldCharType="end"/>
            </w:r>
          </w:hyperlink>
        </w:p>
        <w:p w14:paraId="4B727F6E" w14:textId="2974423E"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94" w:history="1">
            <w:r w:rsidR="00204BCD" w:rsidRPr="00527FF6">
              <w:rPr>
                <w:rStyle w:val="af5"/>
                <w:rFonts w:ascii="宋体" w:eastAsia="宋体" w:hAnsi="宋体" w:cs="宋体" w:hint="eastAsia"/>
                <w:noProof/>
                <w:lang w:val="en"/>
              </w:rPr>
              <w:t>第五章</w:t>
            </w:r>
            <w:r w:rsidR="00204BCD" w:rsidRPr="00527FF6">
              <w:rPr>
                <w:rStyle w:val="af5"/>
                <w:noProof/>
                <w:lang w:val="en"/>
              </w:rPr>
              <w:t xml:space="preserve">  </w:t>
            </w:r>
            <w:r w:rsidR="00204BCD" w:rsidRPr="00527FF6">
              <w:rPr>
                <w:rStyle w:val="af5"/>
                <w:rFonts w:ascii="宋体" w:eastAsia="宋体" w:hAnsi="宋体" w:cs="宋体" w:hint="eastAsia"/>
                <w:noProof/>
                <w:lang w:val="en"/>
              </w:rPr>
              <w:t>全文总结与展望</w:t>
            </w:r>
            <w:r w:rsidR="00204BCD">
              <w:rPr>
                <w:noProof/>
                <w:webHidden/>
              </w:rPr>
              <w:tab/>
            </w:r>
            <w:r w:rsidR="00204BCD">
              <w:rPr>
                <w:noProof/>
                <w:webHidden/>
              </w:rPr>
              <w:fldChar w:fldCharType="begin"/>
            </w:r>
            <w:r w:rsidR="00204BCD">
              <w:rPr>
                <w:noProof/>
                <w:webHidden/>
              </w:rPr>
              <w:instrText xml:space="preserve"> PAGEREF _Toc477091594 \h </w:instrText>
            </w:r>
            <w:r w:rsidR="00204BCD">
              <w:rPr>
                <w:noProof/>
                <w:webHidden/>
              </w:rPr>
            </w:r>
            <w:r w:rsidR="00204BCD">
              <w:rPr>
                <w:noProof/>
                <w:webHidden/>
              </w:rPr>
              <w:fldChar w:fldCharType="separate"/>
            </w:r>
            <w:r>
              <w:rPr>
                <w:noProof/>
                <w:webHidden/>
              </w:rPr>
              <w:t>28</w:t>
            </w:r>
            <w:r w:rsidR="00204BCD">
              <w:rPr>
                <w:noProof/>
                <w:webHidden/>
              </w:rPr>
              <w:fldChar w:fldCharType="end"/>
            </w:r>
          </w:hyperlink>
        </w:p>
        <w:p w14:paraId="028F774E" w14:textId="57BC8745"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95" w:history="1">
            <w:r w:rsidR="00204BCD" w:rsidRPr="00527FF6">
              <w:rPr>
                <w:rStyle w:val="af5"/>
                <w:noProof/>
                <w:lang w:val="en"/>
              </w:rPr>
              <w:t xml:space="preserve">5.1 </w:t>
            </w:r>
            <w:r w:rsidR="00204BCD" w:rsidRPr="00527FF6">
              <w:rPr>
                <w:rStyle w:val="af5"/>
                <w:rFonts w:hint="eastAsia"/>
                <w:noProof/>
                <w:lang w:val="en"/>
              </w:rPr>
              <w:t>总结</w:t>
            </w:r>
            <w:r w:rsidR="00204BCD">
              <w:rPr>
                <w:noProof/>
                <w:webHidden/>
              </w:rPr>
              <w:tab/>
            </w:r>
            <w:r w:rsidR="00204BCD">
              <w:rPr>
                <w:noProof/>
                <w:webHidden/>
              </w:rPr>
              <w:fldChar w:fldCharType="begin"/>
            </w:r>
            <w:r w:rsidR="00204BCD">
              <w:rPr>
                <w:noProof/>
                <w:webHidden/>
              </w:rPr>
              <w:instrText xml:space="preserve"> PAGEREF _Toc477091595 \h </w:instrText>
            </w:r>
            <w:r w:rsidR="00204BCD">
              <w:rPr>
                <w:noProof/>
                <w:webHidden/>
              </w:rPr>
            </w:r>
            <w:r w:rsidR="00204BCD">
              <w:rPr>
                <w:noProof/>
                <w:webHidden/>
              </w:rPr>
              <w:fldChar w:fldCharType="separate"/>
            </w:r>
            <w:r>
              <w:rPr>
                <w:noProof/>
                <w:webHidden/>
              </w:rPr>
              <w:t>28</w:t>
            </w:r>
            <w:r w:rsidR="00204BCD">
              <w:rPr>
                <w:noProof/>
                <w:webHidden/>
              </w:rPr>
              <w:fldChar w:fldCharType="end"/>
            </w:r>
          </w:hyperlink>
        </w:p>
        <w:p w14:paraId="54E0A4BB" w14:textId="31CE698A" w:rsidR="00204BCD" w:rsidRDefault="009C446B">
          <w:pPr>
            <w:pStyle w:val="21"/>
            <w:tabs>
              <w:tab w:val="right" w:leader="dot" w:pos="9060"/>
            </w:tabs>
            <w:ind w:firstLine="480"/>
            <w:rPr>
              <w:rFonts w:asciiTheme="minorHAnsi" w:eastAsiaTheme="minorEastAsia" w:hAnsiTheme="minorHAnsi" w:cstheme="minorBidi"/>
              <w:noProof/>
              <w:color w:val="auto"/>
              <w:sz w:val="22"/>
            </w:rPr>
          </w:pPr>
          <w:hyperlink w:anchor="_Toc477091596" w:history="1">
            <w:r w:rsidR="00204BCD" w:rsidRPr="00527FF6">
              <w:rPr>
                <w:rStyle w:val="af5"/>
                <w:noProof/>
                <w:lang w:val="en"/>
              </w:rPr>
              <w:t xml:space="preserve">5.2  </w:t>
            </w:r>
            <w:r w:rsidR="00204BCD" w:rsidRPr="00527FF6">
              <w:rPr>
                <w:rStyle w:val="af5"/>
                <w:rFonts w:hint="eastAsia"/>
                <w:noProof/>
                <w:lang w:val="en"/>
              </w:rPr>
              <w:t>展望</w:t>
            </w:r>
            <w:r w:rsidR="00204BCD">
              <w:rPr>
                <w:noProof/>
                <w:webHidden/>
              </w:rPr>
              <w:tab/>
            </w:r>
            <w:r w:rsidR="00204BCD">
              <w:rPr>
                <w:noProof/>
                <w:webHidden/>
              </w:rPr>
              <w:fldChar w:fldCharType="begin"/>
            </w:r>
            <w:r w:rsidR="00204BCD">
              <w:rPr>
                <w:noProof/>
                <w:webHidden/>
              </w:rPr>
              <w:instrText xml:space="preserve"> PAGEREF _Toc477091596 \h </w:instrText>
            </w:r>
            <w:r w:rsidR="00204BCD">
              <w:rPr>
                <w:noProof/>
                <w:webHidden/>
              </w:rPr>
            </w:r>
            <w:r w:rsidR="00204BCD">
              <w:rPr>
                <w:noProof/>
                <w:webHidden/>
              </w:rPr>
              <w:fldChar w:fldCharType="separate"/>
            </w:r>
            <w:r>
              <w:rPr>
                <w:noProof/>
                <w:webHidden/>
              </w:rPr>
              <w:t>28</w:t>
            </w:r>
            <w:r w:rsidR="00204BCD">
              <w:rPr>
                <w:noProof/>
                <w:webHidden/>
              </w:rPr>
              <w:fldChar w:fldCharType="end"/>
            </w:r>
          </w:hyperlink>
        </w:p>
        <w:p w14:paraId="491C7905" w14:textId="4181D1DC"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97" w:history="1">
            <w:r w:rsidR="00204BCD" w:rsidRPr="00527FF6">
              <w:rPr>
                <w:rStyle w:val="af5"/>
                <w:rFonts w:ascii="宋体" w:eastAsia="宋体" w:hAnsi="宋体" w:cs="宋体" w:hint="eastAsia"/>
                <w:noProof/>
              </w:rPr>
              <w:t>参考文献</w:t>
            </w:r>
            <w:r w:rsidR="00204BCD">
              <w:rPr>
                <w:noProof/>
                <w:webHidden/>
              </w:rPr>
              <w:tab/>
            </w:r>
            <w:r w:rsidR="00204BCD">
              <w:rPr>
                <w:noProof/>
                <w:webHidden/>
              </w:rPr>
              <w:fldChar w:fldCharType="begin"/>
            </w:r>
            <w:r w:rsidR="00204BCD">
              <w:rPr>
                <w:noProof/>
                <w:webHidden/>
              </w:rPr>
              <w:instrText xml:space="preserve"> PAGEREF _Toc477091597 \h </w:instrText>
            </w:r>
            <w:r w:rsidR="00204BCD">
              <w:rPr>
                <w:noProof/>
                <w:webHidden/>
              </w:rPr>
            </w:r>
            <w:r w:rsidR="00204BCD">
              <w:rPr>
                <w:noProof/>
                <w:webHidden/>
              </w:rPr>
              <w:fldChar w:fldCharType="separate"/>
            </w:r>
            <w:r>
              <w:rPr>
                <w:noProof/>
                <w:webHidden/>
              </w:rPr>
              <w:t>29</w:t>
            </w:r>
            <w:r w:rsidR="00204BCD">
              <w:rPr>
                <w:noProof/>
                <w:webHidden/>
              </w:rPr>
              <w:fldChar w:fldCharType="end"/>
            </w:r>
          </w:hyperlink>
        </w:p>
        <w:p w14:paraId="645B928D" w14:textId="7CCFD35A" w:rsidR="00204BCD" w:rsidRDefault="009C446B">
          <w:pPr>
            <w:pStyle w:val="11"/>
            <w:tabs>
              <w:tab w:val="right" w:leader="dot" w:pos="9060"/>
            </w:tabs>
            <w:rPr>
              <w:rFonts w:asciiTheme="minorHAnsi" w:eastAsiaTheme="minorEastAsia" w:hAnsiTheme="minorHAnsi" w:cstheme="minorBidi"/>
              <w:noProof/>
              <w:color w:val="auto"/>
              <w:sz w:val="22"/>
            </w:rPr>
          </w:pPr>
          <w:hyperlink w:anchor="_Toc477091598" w:history="1">
            <w:r w:rsidR="00204BCD" w:rsidRPr="00527FF6">
              <w:rPr>
                <w:rStyle w:val="af5"/>
                <w:rFonts w:ascii="宋体" w:eastAsia="宋体" w:hAnsi="宋体" w:cs="宋体" w:hint="eastAsia"/>
                <w:noProof/>
              </w:rPr>
              <w:t>致</w:t>
            </w:r>
            <w:r w:rsidR="00204BCD" w:rsidRPr="00527FF6">
              <w:rPr>
                <w:rStyle w:val="af5"/>
                <w:noProof/>
              </w:rPr>
              <w:t xml:space="preserve"> </w:t>
            </w:r>
            <w:r w:rsidR="00204BCD" w:rsidRPr="00527FF6">
              <w:rPr>
                <w:rStyle w:val="af5"/>
                <w:rFonts w:ascii="宋体" w:eastAsia="宋体" w:hAnsi="宋体" w:cs="宋体" w:hint="eastAsia"/>
                <w:noProof/>
              </w:rPr>
              <w:t>谢</w:t>
            </w:r>
            <w:r w:rsidR="00204BCD">
              <w:rPr>
                <w:noProof/>
                <w:webHidden/>
              </w:rPr>
              <w:tab/>
            </w:r>
            <w:r w:rsidR="00204BCD">
              <w:rPr>
                <w:noProof/>
                <w:webHidden/>
              </w:rPr>
              <w:fldChar w:fldCharType="begin"/>
            </w:r>
            <w:r w:rsidR="00204BCD">
              <w:rPr>
                <w:noProof/>
                <w:webHidden/>
              </w:rPr>
              <w:instrText xml:space="preserve"> PAGEREF _Toc477091598 \h </w:instrText>
            </w:r>
            <w:r w:rsidR="00204BCD">
              <w:rPr>
                <w:noProof/>
                <w:webHidden/>
              </w:rPr>
            </w:r>
            <w:r w:rsidR="00204BCD">
              <w:rPr>
                <w:noProof/>
                <w:webHidden/>
              </w:rPr>
              <w:fldChar w:fldCharType="separate"/>
            </w:r>
            <w:r>
              <w:rPr>
                <w:noProof/>
                <w:webHidden/>
              </w:rPr>
              <w:t>33</w:t>
            </w:r>
            <w:r w:rsidR="00204BCD">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18" w:name="_Toc477091552"/>
      <w:r>
        <w:rPr>
          <w:rFonts w:hint="eastAsia"/>
        </w:rPr>
        <w:t xml:space="preserve">第一章  </w:t>
      </w:r>
      <w:r w:rsidR="00C828C7" w:rsidRPr="00D26EA8">
        <w:rPr>
          <w:rFonts w:hint="eastAsia"/>
        </w:rPr>
        <w:t>绪论</w:t>
      </w:r>
      <w:bookmarkEnd w:id="18"/>
    </w:p>
    <w:p w14:paraId="7EA13497" w14:textId="0C62DCA8" w:rsidR="00513C47" w:rsidRPr="00D15593" w:rsidRDefault="00D15593" w:rsidP="005C58D7">
      <w:pPr>
        <w:pStyle w:val="2"/>
      </w:pPr>
      <w:bookmarkStart w:id="19" w:name="_Toc477091553"/>
      <w:r>
        <w:rPr>
          <w:rFonts w:hint="eastAsia"/>
        </w:rPr>
        <w:t>1.1</w:t>
      </w:r>
      <w:r>
        <w:t xml:space="preserve"> </w:t>
      </w:r>
      <w:r w:rsidR="00BC5CFB" w:rsidRPr="00D15593">
        <w:rPr>
          <w:rFonts w:hint="eastAsia"/>
        </w:rPr>
        <w:t>文本</w:t>
      </w:r>
      <w:r w:rsidR="00513C47" w:rsidRPr="00D15593">
        <w:rPr>
          <w:rFonts w:hint="eastAsia"/>
        </w:rPr>
        <w:t>识别的研究背景及意义</w:t>
      </w:r>
      <w:bookmarkEnd w:id="19"/>
    </w:p>
    <w:p w14:paraId="6E52E746" w14:textId="72071759"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013168">
        <w:rPr>
          <w:rFonts w:cs="LMRoman10-Regular" w:hint="eastAsia"/>
          <w:color w:val="auto"/>
          <w:szCs w:val="24"/>
        </w:rPr>
        <w:t>文字</w:t>
      </w:r>
      <w:r w:rsidR="00DB6682">
        <w:rPr>
          <w:rFonts w:cs="LMRoman10-Regular" w:hint="eastAsia"/>
          <w:color w:val="auto"/>
          <w:szCs w:val="24"/>
        </w:rPr>
        <w:t>是</w:t>
      </w:r>
      <w:r w:rsidR="00013168">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9C446B">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9C446B">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708C8FE2"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9C446B">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9C446B">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25B973A1"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9C446B">
        <w:rPr>
          <w:rFonts w:cs="LMRoman10-Regular"/>
          <w:color w:val="auto"/>
          <w:szCs w:val="24"/>
          <w:vertAlign w:val="superscript"/>
        </w:rPr>
        <w:t>[6]</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9C446B">
        <w:rPr>
          <w:rFonts w:cs="LMRoman10-Regular"/>
          <w:color w:val="auto"/>
          <w:szCs w:val="24"/>
          <w:vertAlign w:val="superscript"/>
        </w:rPr>
        <w:t>[6]</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9C446B">
        <w:rPr>
          <w:rFonts w:cs="LMRoman10-Regular"/>
          <w:color w:val="auto"/>
          <w:szCs w:val="24"/>
          <w:vertAlign w:val="superscript"/>
        </w:rPr>
        <w:t>[6]</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447DC65E"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9C446B">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bookmarkStart w:id="20" w:name="_Toc477091554"/>
      <w:r>
        <w:rPr>
          <w:rFonts w:hint="eastAsia"/>
        </w:rPr>
        <w:lastRenderedPageBreak/>
        <w:t>1.2</w:t>
      </w:r>
      <w:r>
        <w:t xml:space="preserve"> </w:t>
      </w:r>
      <w:r w:rsidR="004C79B5" w:rsidRPr="00AC5421">
        <w:rPr>
          <w:rFonts w:hint="eastAsia"/>
        </w:rPr>
        <w:t>自然场景文本识别难点分析</w:t>
      </w:r>
      <w:bookmarkEnd w:id="20"/>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2D717146" w14:textId="18FDAB9F" w:rsidR="009809E0" w:rsidRPr="00502D67" w:rsidRDefault="002744AD" w:rsidP="00502D67">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56ADBEF6" w14:textId="77777777" w:rsidR="009905DD" w:rsidRPr="009905DD" w:rsidRDefault="009905DD" w:rsidP="009905DD">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w:t>
      </w:r>
      <w:r>
        <w:lastRenderedPageBreak/>
        <w:t>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5BEDBF52" w14:textId="77777777" w:rsidR="0052079C" w:rsidRDefault="0052079C" w:rsidP="0052079C">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1" w:name="_Toc477091555"/>
      <w:r>
        <w:rPr>
          <w:rFonts w:hint="eastAsia"/>
        </w:rPr>
        <w:t>1.3</w:t>
      </w:r>
      <w:r>
        <w:t xml:space="preserve"> </w:t>
      </w:r>
      <w:r w:rsidR="00D345DE" w:rsidRPr="00D345DE">
        <w:rPr>
          <w:rFonts w:hint="eastAsia"/>
        </w:rPr>
        <w:t>自然场景文本识别的研究现状</w:t>
      </w:r>
      <w:bookmarkEnd w:id="21"/>
    </w:p>
    <w:p w14:paraId="2308EFC2" w14:textId="3A8FBECC" w:rsidR="00FC740D" w:rsidRDefault="00FC740D" w:rsidP="00A7002A">
      <w:pPr>
        <w:pStyle w:val="3"/>
      </w:pPr>
      <w:bookmarkStart w:id="22" w:name="_Toc477091556"/>
      <w:r>
        <w:rPr>
          <w:rFonts w:hint="eastAsia"/>
        </w:rPr>
        <w:t>1.3.1</w:t>
      </w:r>
      <w:r>
        <w:t xml:space="preserve"> </w:t>
      </w:r>
      <w:r w:rsidR="00915DDF">
        <w:rPr>
          <w:rFonts w:hint="eastAsia"/>
        </w:rPr>
        <w:t>传统</w:t>
      </w:r>
      <w:r>
        <w:rPr>
          <w:rFonts w:hint="eastAsia"/>
        </w:rPr>
        <w:t>文字识别研究</w:t>
      </w:r>
      <w:bookmarkEnd w:id="22"/>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05pt;height:46.35pt" o:ole="">
            <v:imagedata r:id="rId25" o:title=""/>
          </v:shape>
          <o:OLEObject Type="Embed" ProgID="Visio.Drawing.11" ShapeID="_x0000_i1025" DrawAspect="Content" ObjectID="_1550848178"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0205840E"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9C446B">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9C446B">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9C446B">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281AB6" w:rsidRDefault="00BE080E" w:rsidP="00227EE0">
      <w:pPr>
        <w:pStyle w:val="a3"/>
        <w:autoSpaceDE w:val="0"/>
        <w:autoSpaceDN w:val="0"/>
        <w:adjustRightInd w:val="0"/>
        <w:spacing w:after="0" w:line="240" w:lineRule="auto"/>
        <w:ind w:left="0" w:firstLineChars="0" w:firstLine="480"/>
        <w:rPr>
          <w:rFonts w:cs="LMRoman10-Regular"/>
          <w:color w:val="FF0000"/>
          <w:szCs w:val="24"/>
        </w:rPr>
      </w:pPr>
      <w:r w:rsidRPr="00281AB6">
        <w:rPr>
          <w:rFonts w:cs="LMRoman10-Regular" w:hint="eastAsia"/>
          <w:color w:val="FF0000"/>
          <w:szCs w:val="24"/>
        </w:rPr>
        <w:t>Neumann提取字符级联部件特征来定位与识别字符。Wei</w:t>
      </w:r>
      <w:r w:rsidRPr="00281AB6">
        <w:rPr>
          <w:rFonts w:cs="LMRoman10-Regular"/>
          <w:color w:val="FF0000"/>
          <w:szCs w:val="24"/>
        </w:rPr>
        <w:t>nman</w:t>
      </w:r>
      <w:r w:rsidR="00A05390" w:rsidRPr="00281AB6">
        <w:rPr>
          <w:rFonts w:cs="LMRoman10-Regular" w:hint="eastAsia"/>
          <w:color w:val="FF0000"/>
          <w:szCs w:val="24"/>
        </w:rPr>
        <w:t>将字符分割与识别结合的方法来进行识别。</w:t>
      </w:r>
      <w:r w:rsidR="00CB632A" w:rsidRPr="00281AB6">
        <w:rPr>
          <w:rFonts w:cs="LMRoman10-Regular" w:hint="eastAsia"/>
          <w:color w:val="FF0000"/>
          <w:szCs w:val="24"/>
        </w:rPr>
        <w:t>Shi结合DPM与条件随机场来构建部件模型来对场景文字进行识别。</w:t>
      </w:r>
      <w:r w:rsidR="00E613D9" w:rsidRPr="00281AB6">
        <w:rPr>
          <w:rFonts w:cs="LMRoman10-Regular" w:hint="eastAsia"/>
          <w:color w:val="FF0000"/>
          <w:szCs w:val="24"/>
        </w:rPr>
        <w:t>Neumann提出一种结合滑动窗与字符连接部件的方法</w:t>
      </w:r>
      <w:r w:rsidR="00FC04A3" w:rsidRPr="00281AB6">
        <w:rPr>
          <w:rFonts w:cs="LMRoman10-Regular" w:hint="eastAsia"/>
          <w:color w:val="FF0000"/>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7302AB4C" w:rsidR="00227EE0" w:rsidRPr="00227EE0" w:rsidRDefault="00227EE0" w:rsidP="00227EE0">
      <w:pPr>
        <w:pStyle w:val="3"/>
      </w:pPr>
      <w:bookmarkStart w:id="23" w:name="_Toc477091557"/>
      <w:r w:rsidRPr="00227EE0">
        <w:rPr>
          <w:rFonts w:hint="eastAsia"/>
        </w:rPr>
        <w:t>1.3.2</w:t>
      </w:r>
      <w:r w:rsidR="006A38D8">
        <w:t xml:space="preserve"> </w:t>
      </w:r>
      <w:r w:rsidRPr="00227EE0">
        <w:rPr>
          <w:rFonts w:hint="eastAsia"/>
        </w:rPr>
        <w:t>基于深度学习的文字识别</w:t>
      </w:r>
      <w:bookmarkEnd w:id="23"/>
    </w:p>
    <w:p w14:paraId="338EED15" w14:textId="6B8D851B"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9C446B">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9C446B">
        <w:rPr>
          <w:vertAlign w:val="superscript"/>
        </w:rPr>
        <w:t>[45]</w:t>
      </w:r>
      <w:r w:rsidR="00362928" w:rsidRPr="00362928">
        <w:rPr>
          <w:vertAlign w:val="superscript"/>
        </w:rPr>
        <w:fldChar w:fldCharType="end"/>
      </w:r>
      <w:r>
        <w:t>等人使用训练好的字符</w:t>
      </w:r>
      <w:r>
        <w:lastRenderedPageBreak/>
        <w:t>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9C446B">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4" w:name="_Toc477091558"/>
      <w:r>
        <w:rPr>
          <w:rFonts w:hint="eastAsia"/>
        </w:rPr>
        <w:t>1.3.3</w:t>
      </w:r>
      <w:r w:rsidR="006A38D8">
        <w:t xml:space="preserve"> </w:t>
      </w:r>
      <w:r w:rsidR="00D16D3F">
        <w:rPr>
          <w:rFonts w:hint="eastAsia"/>
        </w:rPr>
        <w:t>端到端研究方法的兴起</w:t>
      </w:r>
      <w:bookmarkEnd w:id="24"/>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1B7E2581"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9C446B">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68551D">
        <w:rPr>
          <w:color w:val="FF0000"/>
        </w:rPr>
        <w:t>K</w:t>
      </w:r>
      <w:r w:rsidR="00237629" w:rsidRPr="0068551D">
        <w:rPr>
          <w:rFonts w:hint="eastAsia"/>
          <w:color w:val="FF0000"/>
        </w:rPr>
        <w:t>ai</w:t>
      </w:r>
      <w:r w:rsidR="00237629" w:rsidRPr="0068551D">
        <w:rPr>
          <w:color w:val="FF0000"/>
        </w:rPr>
        <w:t xml:space="preserve"> wang</w:t>
      </w:r>
      <w:r w:rsidR="00237629" w:rsidRPr="0068551D">
        <w:rPr>
          <w:rFonts w:hint="eastAsia"/>
          <w:color w:val="FF0000"/>
        </w:rPr>
        <w:t>提出了一种结合</w:t>
      </w:r>
      <w:r w:rsidR="005C3738" w:rsidRPr="0068551D">
        <w:rPr>
          <w:rFonts w:hint="eastAsia"/>
          <w:color w:val="FF0000"/>
        </w:rPr>
        <w:t>字符检测、词组检测与</w:t>
      </w:r>
      <w:r w:rsidR="00AC5C09" w:rsidRPr="0068551D">
        <w:rPr>
          <w:rFonts w:hint="eastAsia"/>
          <w:color w:val="FF0000"/>
        </w:rPr>
        <w:t>非极值抑制的方法来</w:t>
      </w:r>
      <w:r w:rsidR="008A419C" w:rsidRPr="0068551D">
        <w:rPr>
          <w:rFonts w:hint="eastAsia"/>
          <w:color w:val="FF0000"/>
        </w:rPr>
        <w:t>整合</w:t>
      </w:r>
      <w:r w:rsidR="00AC5C09" w:rsidRPr="0068551D">
        <w:rPr>
          <w:rFonts w:hint="eastAsia"/>
          <w:color w:val="FF0000"/>
        </w:rPr>
        <w:t>自然场景下文本的检测与识别流程</w:t>
      </w:r>
      <w:r w:rsidR="00AC5C09">
        <w:rPr>
          <w:rFonts w:hint="eastAsia"/>
        </w:rPr>
        <w:t>。</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5" w:name="_Toc477091559"/>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5"/>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2F13161C" w:rsidR="00B30DEA"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0A440691" w14:textId="197921D0" w:rsidR="00CF666F" w:rsidRPr="0053641E" w:rsidRDefault="00CF666F" w:rsidP="0089061E">
      <w:pPr>
        <w:pStyle w:val="a3"/>
        <w:autoSpaceDE w:val="0"/>
        <w:autoSpaceDN w:val="0"/>
        <w:adjustRightInd w:val="0"/>
        <w:spacing w:after="0" w:line="240" w:lineRule="auto"/>
        <w:ind w:left="0" w:firstLine="480"/>
        <w:rPr>
          <w:rFonts w:cs="LMRoman10-Regular"/>
          <w:color w:val="FF0000"/>
          <w:szCs w:val="24"/>
          <w:highlight w:val="yellow"/>
        </w:rPr>
      </w:pPr>
      <w:r w:rsidRPr="0053641E">
        <w:rPr>
          <w:rFonts w:cs="LMRoman10-Regular" w:hint="eastAsia"/>
          <w:color w:val="FF0000"/>
          <w:szCs w:val="24"/>
          <w:highlight w:val="yellow"/>
        </w:rPr>
        <w:t>1. 研究学习并总结了经典文本检测与识别方法。</w:t>
      </w:r>
      <w:r w:rsidR="00081FCF" w:rsidRPr="0053641E">
        <w:rPr>
          <w:rFonts w:cs="LMRoman10-Regular" w:hint="eastAsia"/>
          <w:color w:val="FF0000"/>
          <w:szCs w:val="24"/>
          <w:highlight w:val="yellow"/>
        </w:rPr>
        <w:t>对不同方法的特点进行了分析。</w:t>
      </w:r>
    </w:p>
    <w:p w14:paraId="3ED4BDD8" w14:textId="1EF5D639" w:rsidR="00B30DEA"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2</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3A4D41" w:rsidRPr="0053641E">
        <w:rPr>
          <w:rFonts w:cs="LMRoman10-Regular" w:hint="eastAsia"/>
          <w:color w:val="auto"/>
          <w:szCs w:val="24"/>
          <w:highlight w:val="yellow"/>
        </w:rPr>
        <w:t>提出了结合CNN与RNN的新型网络结构</w:t>
      </w:r>
      <w:r w:rsidR="001A6CB4" w:rsidRPr="0053641E">
        <w:rPr>
          <w:rFonts w:cs="LMRoman10-Regular" w:hint="eastAsia"/>
          <w:color w:val="auto"/>
          <w:szCs w:val="24"/>
          <w:highlight w:val="yellow"/>
        </w:rPr>
        <w:t>，实现了端到端的文字识别。</w:t>
      </w:r>
    </w:p>
    <w:p w14:paraId="20F53673" w14:textId="2DAE093D" w:rsidR="00B93879"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3</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B93879" w:rsidRPr="0053641E">
        <w:rPr>
          <w:rFonts w:cs="LMRoman10-Regular" w:hint="eastAsia"/>
          <w:color w:val="auto"/>
          <w:szCs w:val="24"/>
          <w:highlight w:val="yellow"/>
        </w:rPr>
        <w:t>构建一个标准验证码数据集</w:t>
      </w:r>
      <w:r w:rsidR="009F1B46" w:rsidRPr="0053641E">
        <w:rPr>
          <w:rFonts w:cs="LMRoman10-Regular" w:hint="eastAsia"/>
          <w:color w:val="auto"/>
          <w:szCs w:val="24"/>
          <w:highlight w:val="yellow"/>
        </w:rPr>
        <w:t>，对本文模型</w:t>
      </w:r>
      <w:r w:rsidR="00107D75" w:rsidRPr="0053641E">
        <w:rPr>
          <w:rFonts w:cs="LMRoman10-Regular" w:hint="eastAsia"/>
          <w:color w:val="auto"/>
          <w:szCs w:val="24"/>
          <w:highlight w:val="yellow"/>
        </w:rPr>
        <w:t>进行评估。</w:t>
      </w:r>
    </w:p>
    <w:p w14:paraId="19974493" w14:textId="472FB95B" w:rsidR="00D841E5" w:rsidRPr="0053641E" w:rsidRDefault="00D841E5"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本文的</w:t>
      </w:r>
      <w:r w:rsidR="00657D05" w:rsidRPr="0053641E">
        <w:rPr>
          <w:rFonts w:cs="LMRoman10-Regular" w:hint="eastAsia"/>
          <w:color w:val="auto"/>
          <w:szCs w:val="24"/>
          <w:highlight w:val="yellow"/>
        </w:rPr>
        <w:t>内容与结构安排</w:t>
      </w:r>
      <w:r w:rsidRPr="0053641E">
        <w:rPr>
          <w:rFonts w:cs="LMRoman10-Regular" w:hint="eastAsia"/>
          <w:color w:val="auto"/>
          <w:szCs w:val="24"/>
          <w:highlight w:val="yellow"/>
        </w:rPr>
        <w:t>如下：</w:t>
      </w:r>
    </w:p>
    <w:p w14:paraId="0CE6BC51" w14:textId="66838857" w:rsidR="00A51976" w:rsidRPr="0053641E" w:rsidRDefault="00A51976"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第二章</w:t>
      </w:r>
      <w:r w:rsidR="004062BC" w:rsidRPr="0053641E">
        <w:rPr>
          <w:rFonts w:cs="LMRoman10-Regular" w:hint="eastAsia"/>
          <w:color w:val="auto"/>
          <w:szCs w:val="24"/>
          <w:highlight w:val="yellow"/>
        </w:rPr>
        <w:t>：</w:t>
      </w:r>
      <w:r w:rsidR="000F2D13" w:rsidRPr="0053641E">
        <w:rPr>
          <w:rFonts w:cs="LMRoman10-Regular" w:hint="eastAsia"/>
          <w:color w:val="auto"/>
          <w:szCs w:val="24"/>
          <w:highlight w:val="yellow"/>
        </w:rPr>
        <w:t>深度学习</w:t>
      </w:r>
      <w:r w:rsidR="00D877FE" w:rsidRPr="0053641E">
        <w:rPr>
          <w:rFonts w:cs="LMRoman10-Regular" w:hint="eastAsia"/>
          <w:color w:val="auto"/>
          <w:szCs w:val="24"/>
          <w:highlight w:val="yellow"/>
        </w:rPr>
        <w:t>。</w:t>
      </w:r>
      <w:r w:rsidR="004C51C6" w:rsidRPr="0053641E">
        <w:rPr>
          <w:rFonts w:cs="LMRoman10-Regular" w:hint="eastAsia"/>
          <w:color w:val="auto"/>
          <w:szCs w:val="24"/>
          <w:highlight w:val="yellow"/>
        </w:rPr>
        <w:t>对人工神经网络（Artificial</w:t>
      </w:r>
      <w:r w:rsidR="004C51C6" w:rsidRPr="0053641E">
        <w:rPr>
          <w:rFonts w:cs="LMRoman10-Regular"/>
          <w:color w:val="auto"/>
          <w:szCs w:val="24"/>
          <w:highlight w:val="yellow"/>
        </w:rPr>
        <w:t xml:space="preserve"> Neural Networks</w:t>
      </w:r>
      <w:r w:rsidR="00C2314B" w:rsidRPr="0053641E">
        <w:rPr>
          <w:rFonts w:cs="LMRoman10-Regular"/>
          <w:color w:val="auto"/>
          <w:szCs w:val="24"/>
          <w:highlight w:val="yellow"/>
        </w:rPr>
        <w:t>, ANN</w:t>
      </w:r>
      <w:r w:rsidR="004C51C6" w:rsidRPr="0053641E">
        <w:rPr>
          <w:rFonts w:cs="LMRoman10-Regular" w:hint="eastAsia"/>
          <w:color w:val="auto"/>
          <w:szCs w:val="24"/>
          <w:highlight w:val="yellow"/>
        </w:rPr>
        <w:t>），递归神经网络(</w:t>
      </w:r>
      <w:r w:rsidR="004C51C6" w:rsidRPr="0053641E">
        <w:rPr>
          <w:rFonts w:cs="LMRoman10-Regular"/>
          <w:color w:val="auto"/>
          <w:szCs w:val="24"/>
          <w:highlight w:val="yellow"/>
        </w:rPr>
        <w:t>Recurrent Neural Network</w:t>
      </w:r>
      <w:r w:rsidR="00C2314B" w:rsidRPr="0053641E">
        <w:rPr>
          <w:rFonts w:cs="LMRoman10-Regular"/>
          <w:color w:val="auto"/>
          <w:szCs w:val="24"/>
          <w:highlight w:val="yellow"/>
        </w:rPr>
        <w:t>, RNN</w:t>
      </w:r>
      <w:r w:rsidR="004C51C6" w:rsidRPr="0053641E">
        <w:rPr>
          <w:rFonts w:cs="LMRoman10-Regular" w:hint="eastAsia"/>
          <w:color w:val="auto"/>
          <w:szCs w:val="24"/>
          <w:highlight w:val="yellow"/>
        </w:rPr>
        <w:t>)</w:t>
      </w:r>
      <w:r w:rsidR="00C2314B" w:rsidRPr="0053641E">
        <w:rPr>
          <w:rFonts w:cs="LMRoman10-Regular" w:hint="eastAsia"/>
          <w:color w:val="auto"/>
          <w:szCs w:val="24"/>
          <w:highlight w:val="yellow"/>
        </w:rPr>
        <w:t>与卷积神经网络（Convolutional</w:t>
      </w:r>
      <w:r w:rsidR="00C2314B" w:rsidRPr="0053641E">
        <w:rPr>
          <w:rFonts w:cs="LMRoman10-Regular"/>
          <w:color w:val="auto"/>
          <w:szCs w:val="24"/>
          <w:highlight w:val="yellow"/>
        </w:rPr>
        <w:t xml:space="preserve"> </w:t>
      </w:r>
      <w:r w:rsidR="00C2314B" w:rsidRPr="0053641E">
        <w:rPr>
          <w:rFonts w:cs="LMRoman10-Regular" w:hint="eastAsia"/>
          <w:color w:val="auto"/>
          <w:szCs w:val="24"/>
          <w:highlight w:val="yellow"/>
        </w:rPr>
        <w:t>Neural</w:t>
      </w:r>
      <w:r w:rsidR="00C2314B" w:rsidRPr="0053641E">
        <w:rPr>
          <w:rFonts w:cs="LMRoman10-Regular"/>
          <w:color w:val="auto"/>
          <w:szCs w:val="24"/>
          <w:highlight w:val="yellow"/>
        </w:rPr>
        <w:t xml:space="preserve"> Networks,CNN</w:t>
      </w:r>
      <w:r w:rsidR="00C2314B" w:rsidRPr="0053641E">
        <w:rPr>
          <w:rFonts w:cs="LMRoman10-Regular" w:hint="eastAsia"/>
          <w:color w:val="auto"/>
          <w:szCs w:val="24"/>
          <w:highlight w:val="yellow"/>
        </w:rPr>
        <w:t>）</w:t>
      </w:r>
      <w:r w:rsidR="003F13E5" w:rsidRPr="0053641E">
        <w:rPr>
          <w:rFonts w:cs="LMRoman10-Regular" w:hint="eastAsia"/>
          <w:color w:val="auto"/>
          <w:szCs w:val="24"/>
          <w:highlight w:val="yellow"/>
        </w:rPr>
        <w:t>的基本理论</w:t>
      </w:r>
      <w:r w:rsidR="004C51C6" w:rsidRPr="0053641E">
        <w:rPr>
          <w:rFonts w:cs="LMRoman10-Regular" w:hint="eastAsia"/>
          <w:color w:val="auto"/>
          <w:szCs w:val="24"/>
          <w:highlight w:val="yellow"/>
        </w:rPr>
        <w:t>进行简要的介绍。</w:t>
      </w:r>
    </w:p>
    <w:p w14:paraId="5F125B07" w14:textId="2D70D4ED" w:rsidR="00B930BB" w:rsidRPr="0053641E" w:rsidRDefault="00B930BB"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第三章：基于RNN的文本识别方法。结合CNN与RNN的新型网络结构来识别文本。</w:t>
      </w:r>
    </w:p>
    <w:p w14:paraId="7E808B63" w14:textId="46F5B8BA" w:rsidR="00CC568A" w:rsidRPr="0053641E" w:rsidRDefault="00AE125E"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第三章</w:t>
      </w:r>
      <w:r w:rsidR="004062BC" w:rsidRPr="0053641E">
        <w:rPr>
          <w:rFonts w:cs="LMRoman10-Regular" w:hint="eastAsia"/>
          <w:color w:val="auto"/>
          <w:szCs w:val="24"/>
          <w:highlight w:val="yellow"/>
        </w:rPr>
        <w:t>：</w:t>
      </w:r>
      <w:r w:rsidR="00B52796" w:rsidRPr="0053641E">
        <w:rPr>
          <w:rFonts w:cs="LMRoman10-Regular" w:hint="eastAsia"/>
          <w:color w:val="auto"/>
          <w:szCs w:val="24"/>
          <w:highlight w:val="yellow"/>
        </w:rPr>
        <w:t>自然场景文本识别实验</w:t>
      </w:r>
      <w:r w:rsidR="00F87A5D" w:rsidRPr="0053641E">
        <w:rPr>
          <w:rFonts w:cs="LMRoman10-Regular" w:hint="eastAsia"/>
          <w:color w:val="auto"/>
          <w:szCs w:val="24"/>
          <w:highlight w:val="yellow"/>
        </w:rPr>
        <w:t>与总结</w:t>
      </w:r>
      <w:r w:rsidR="00C90264" w:rsidRPr="0053641E">
        <w:rPr>
          <w:rFonts w:cs="LMRoman10-Regular" w:hint="eastAsia"/>
          <w:color w:val="auto"/>
          <w:szCs w:val="24"/>
          <w:highlight w:val="yellow"/>
        </w:rPr>
        <w:t>。</w:t>
      </w:r>
      <w:r w:rsidR="00F87A5D" w:rsidRPr="0053641E">
        <w:rPr>
          <w:rFonts w:cs="LMRoman10-Regular" w:hint="eastAsia"/>
          <w:color w:val="auto"/>
          <w:szCs w:val="24"/>
          <w:highlight w:val="yellow"/>
        </w:rPr>
        <w:t>实验</w:t>
      </w:r>
      <w:r w:rsidR="00746301" w:rsidRPr="0053641E">
        <w:rPr>
          <w:rFonts w:cs="LMRoman10-Regular" w:hint="eastAsia"/>
          <w:color w:val="auto"/>
          <w:szCs w:val="24"/>
          <w:highlight w:val="yellow"/>
        </w:rPr>
        <w:t>系统设计，</w:t>
      </w:r>
      <w:r w:rsidR="00F87A5D" w:rsidRPr="0053641E">
        <w:rPr>
          <w:rFonts w:cs="LMRoman10-Regular" w:hint="eastAsia"/>
          <w:color w:val="auto"/>
          <w:szCs w:val="24"/>
          <w:highlight w:val="yellow"/>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53641E">
        <w:rPr>
          <w:rFonts w:cs="LMRoman10-Regular" w:hint="eastAsia"/>
          <w:color w:val="auto"/>
          <w:szCs w:val="24"/>
          <w:highlight w:val="yellow"/>
        </w:rPr>
        <w:t>第四章</w:t>
      </w:r>
      <w:r w:rsidR="004062BC" w:rsidRPr="0053641E">
        <w:rPr>
          <w:rFonts w:cs="LMRoman10-Regular" w:hint="eastAsia"/>
          <w:color w:val="auto"/>
          <w:szCs w:val="24"/>
          <w:highlight w:val="yellow"/>
        </w:rPr>
        <w:t>：</w:t>
      </w:r>
      <w:r w:rsidR="00F87A5D" w:rsidRPr="0053641E">
        <w:rPr>
          <w:rFonts w:cs="LMRoman10-Regular" w:hint="eastAsia"/>
          <w:color w:val="auto"/>
          <w:szCs w:val="24"/>
          <w:highlight w:val="yellow"/>
        </w:rPr>
        <w:t>全文总结与展望</w:t>
      </w:r>
      <w:r w:rsidR="00502FC9" w:rsidRPr="0053641E">
        <w:rPr>
          <w:rFonts w:cs="LMRoman10-Regular" w:hint="eastAsia"/>
          <w:color w:val="auto"/>
          <w:szCs w:val="24"/>
          <w:highlight w:val="yellow"/>
        </w:rPr>
        <w:t>。本文算法</w:t>
      </w:r>
      <w:r w:rsidR="00E8024C" w:rsidRPr="0053641E">
        <w:rPr>
          <w:rFonts w:cs="LMRoman10-Regular" w:hint="eastAsia"/>
          <w:color w:val="auto"/>
          <w:szCs w:val="24"/>
          <w:highlight w:val="yellow"/>
        </w:rPr>
        <w:t>的提高与不足进行总结，提出未来要开展的工作</w:t>
      </w:r>
      <w:r w:rsidR="003E5D99" w:rsidRPr="0053641E">
        <w:rPr>
          <w:rFonts w:cs="LMRoman10-Regular" w:hint="eastAsia"/>
          <w:color w:val="auto"/>
          <w:szCs w:val="24"/>
          <w:highlight w:val="yellow"/>
        </w:rPr>
        <w:t>作</w:t>
      </w:r>
      <w:r w:rsidR="00E8024C" w:rsidRPr="0053641E">
        <w:rPr>
          <w:rFonts w:cs="LMRoman10-Regular" w:hint="eastAsia"/>
          <w:color w:val="auto"/>
          <w:szCs w:val="24"/>
          <w:highlight w:val="yellow"/>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046E6CFB" w14:textId="64C0020D" w:rsidR="0081691E" w:rsidRPr="00583E06" w:rsidRDefault="00047780" w:rsidP="00583E06">
      <w:pPr>
        <w:pStyle w:val="1"/>
        <w:ind w:firstLine="600"/>
      </w:pPr>
      <w:bookmarkStart w:id="26" w:name="_Toc477091560"/>
      <w:r>
        <w:rPr>
          <w:rFonts w:hint="eastAsia"/>
        </w:rPr>
        <w:lastRenderedPageBreak/>
        <w:t>第二</w:t>
      </w:r>
      <w:r w:rsidR="004B2DEE" w:rsidRPr="00583E06">
        <w:rPr>
          <w:rFonts w:hint="eastAsia"/>
        </w:rPr>
        <w:t xml:space="preserve">章 </w:t>
      </w:r>
      <w:r w:rsidR="002F2661" w:rsidRPr="00583E06">
        <w:rPr>
          <w:rFonts w:hint="eastAsia"/>
        </w:rPr>
        <w:t>神经网络</w:t>
      </w:r>
      <w:bookmarkEnd w:id="26"/>
    </w:p>
    <w:p w14:paraId="549FE04B" w14:textId="17B0B64D" w:rsidR="009B3F1A" w:rsidRDefault="0013196F" w:rsidP="003A226E">
      <w:pPr>
        <w:pStyle w:val="2"/>
      </w:pPr>
      <w:bookmarkStart w:id="27" w:name="_Toc477091561"/>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7"/>
    </w:p>
    <w:p w14:paraId="528C8237" w14:textId="00C5A60C"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9C446B">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9C446B">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9C446B">
        <w:rPr>
          <w:vertAlign w:val="superscript"/>
        </w:rPr>
        <w:t>[11]</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9C446B">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9C446B">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28" w:name="_Toc477091562"/>
      <w:r w:rsidRPr="00991A47">
        <w:t>2.1.1</w:t>
      </w:r>
      <w:r w:rsidR="009073B0" w:rsidRPr="00991A47">
        <w:rPr>
          <w:rFonts w:hint="eastAsia"/>
        </w:rPr>
        <w:t xml:space="preserve"> </w:t>
      </w:r>
      <w:r w:rsidR="00ED65DD">
        <w:rPr>
          <w:rFonts w:hint="eastAsia"/>
        </w:rPr>
        <w:t>神经元结构</w:t>
      </w:r>
      <w:bookmarkEnd w:id="28"/>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7pt" o:ole="">
            <v:imagedata r:id="rId27" o:title=""/>
          </v:shape>
          <o:OLEObject Type="Embed" ProgID="Visio.Drawing.11" ShapeID="_x0000_i1026" DrawAspect="Content" ObjectID="_1550848179"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29" w:name="_Toc477091563"/>
      <w:r>
        <w:rPr>
          <w:rFonts w:hint="eastAsia"/>
        </w:rPr>
        <w:t>2.1.2</w:t>
      </w:r>
      <w:r>
        <w:t xml:space="preserve"> </w:t>
      </w:r>
      <w:r>
        <w:rPr>
          <w:rFonts w:hint="eastAsia"/>
        </w:rPr>
        <w:t>常用激活函数</w:t>
      </w:r>
      <w:bookmarkEnd w:id="29"/>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7B26C470" w:rsidR="00CE735F" w:rsidRPr="0071231A" w:rsidRDefault="00CE735F"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313928C6"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9C446B">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9C446B">
        <w:rPr>
          <w:vertAlign w:val="superscript"/>
        </w:rPr>
        <w:t>[16]</w:t>
      </w:r>
      <w:r w:rsidRPr="00D013E0">
        <w:rPr>
          <w:vertAlign w:val="superscript"/>
        </w:rPr>
        <w:fldChar w:fldCharType="end"/>
      </w:r>
      <w:r>
        <w:rPr>
          <w:rFonts w:hint="eastAsia"/>
        </w:rPr>
        <w:t>。在深层神经网络中普遍被使用。Re</w:t>
      </w:r>
      <w:r>
        <w:t>LU</w:t>
      </w:r>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0519742D" w:rsidR="00924875" w:rsidRPr="004229FB" w:rsidRDefault="00924875" w:rsidP="004229FB">
      <w:pPr>
        <w:ind w:firstLine="440"/>
        <w:jc w:val="center"/>
        <w:rPr>
          <w:sz w:val="22"/>
        </w:rPr>
      </w:pPr>
      <w:r w:rsidRPr="004229FB">
        <w:rPr>
          <w:rFonts w:hint="eastAsia"/>
          <w:sz w:val="22"/>
        </w:rPr>
        <w:t>图2-2</w:t>
      </w:r>
    </w:p>
    <w:p w14:paraId="586B58F1" w14:textId="77777777" w:rsidR="002E3577" w:rsidRDefault="00F33588" w:rsidP="002E3577">
      <w:pPr>
        <w:pStyle w:val="3"/>
        <w:rPr>
          <w:lang w:eastAsia="zh-Hans"/>
        </w:rPr>
      </w:pPr>
      <w:bookmarkStart w:id="30" w:name="_Toc477091564"/>
      <w:r>
        <w:rPr>
          <w:rFonts w:hint="eastAsia"/>
        </w:rPr>
        <w:t>2.1.3</w:t>
      </w:r>
      <w:r>
        <w:rPr>
          <w:lang w:eastAsia="zh-Hans"/>
        </w:rPr>
        <w:t xml:space="preserve"> </w:t>
      </w:r>
      <w:r>
        <w:rPr>
          <w:rFonts w:hint="eastAsia"/>
          <w:lang w:eastAsia="zh-Hans"/>
        </w:rPr>
        <w:t>前馈神经网络</w:t>
      </w:r>
      <w:bookmarkEnd w:id="30"/>
    </w:p>
    <w:p w14:paraId="3DA4438E" w14:textId="78AF1CA7"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9C446B">
        <w:rPr>
          <w:vertAlign w:val="superscript"/>
        </w:rPr>
        <w:t>[17]</w:t>
      </w:r>
      <w:r w:rsidR="002E6981" w:rsidRPr="002E6981">
        <w:rPr>
          <w:vertAlign w:val="superscript"/>
        </w:rPr>
        <w:fldChar w:fldCharType="end"/>
      </w:r>
      <w:r w:rsidR="00575F47">
        <w:rPr>
          <w:rFonts w:hint="eastAsia"/>
        </w:rPr>
        <w:t>。</w:t>
      </w:r>
    </w:p>
    <w:p w14:paraId="55E1C3F9" w14:textId="4F579F57"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457324" w:rsidRDefault="00CF70FF" w:rsidP="00FA46FB">
      <w:pPr>
        <w:pStyle w:val="3"/>
        <w:rPr>
          <w:color w:val="FF0000"/>
        </w:rPr>
      </w:pPr>
      <w:bookmarkStart w:id="31" w:name="_Toc477091565"/>
      <w:r w:rsidRPr="00457324">
        <w:rPr>
          <w:rFonts w:hint="eastAsia"/>
          <w:color w:val="FF0000"/>
        </w:rPr>
        <w:t>2.1.4</w:t>
      </w:r>
      <w:r w:rsidRPr="00457324">
        <w:rPr>
          <w:color w:val="FF0000"/>
        </w:rPr>
        <w:t xml:space="preserve"> </w:t>
      </w:r>
      <w:r w:rsidRPr="00457324">
        <w:rPr>
          <w:rFonts w:hint="eastAsia"/>
          <w:color w:val="FF0000"/>
        </w:rPr>
        <w:t>反向传播算法</w:t>
      </w:r>
      <w:bookmarkEnd w:id="31"/>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34EE8217"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5FC8D6D"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2D02510B" w:rsidR="006379A0" w:rsidRDefault="009F406F" w:rsidP="006379A0">
      <w:pPr>
        <w:ind w:firstLine="480"/>
        <w:rPr>
          <w:rFonts w:asciiTheme="minorEastAsia" w:eastAsiaTheme="minorEastAsia" w:hAnsiTheme="minorEastAsia"/>
        </w:rPr>
      </w:pPr>
      <w:r>
        <w:t xml:space="preserve">        </w:t>
      </w:r>
      <w:bookmarkStart w:id="32" w:name="OLE_LINK5"/>
      <w:bookmarkStart w:id="33"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4" w:name="OLE_LINK1"/>
        <w:bookmarkStart w:id="35" w:name="OLE_LINK2"/>
        <m:r>
          <w:rPr>
            <w:rFonts w:ascii="Cambria Math" w:hAnsi="Cambria Math"/>
          </w:rPr>
          <m:t>α</m:t>
        </m:r>
        <w:bookmarkEnd w:id="34"/>
        <w:bookmarkEnd w:id="35"/>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2"/>
      <w:bookmarkEnd w:id="33"/>
      <w:r w:rsidR="00E538EE">
        <w:t xml:space="preserve"> </w:t>
      </w:r>
      <w:r w:rsidR="00624B02">
        <w:t xml:space="preserve">                              </w:t>
      </w:r>
      <w:bookmarkStart w:id="36" w:name="OLE_LINK3"/>
      <w:bookmarkStart w:id="37" w:name="OLE_LINK4"/>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6"/>
      <w:bookmarkEnd w:id="37"/>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153C5C6F"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4140CB17" w:rsidR="00C47B9C" w:rsidRPr="009A3D97" w:rsidRDefault="00C47B9C" w:rsidP="00EB5E0B">
      <w:pPr>
        <w:ind w:firstLine="440"/>
        <w:rPr>
          <w:b/>
          <w:sz w:val="22"/>
        </w:rPr>
      </w:pPr>
      <w:r w:rsidRPr="009A3D97">
        <w:rPr>
          <w:rFonts w:hint="eastAsia"/>
          <w:sz w:val="22"/>
        </w:rPr>
        <w:t xml:space="preserve"> </w:t>
      </w:r>
      <w:r w:rsidRPr="009A3D97">
        <w:rPr>
          <w:rFonts w:hint="eastAsia"/>
          <w:b/>
          <w:sz w:val="22"/>
        </w:rPr>
        <w:t>输入：训练集(</w:t>
      </w:r>
      <m:oMath>
        <m:sSup>
          <m:sSupPr>
            <m:ctrlPr>
              <w:rPr>
                <w:rFonts w:ascii="Cambria Math" w:hAnsi="Cambria Math"/>
                <w:b/>
                <w:sz w:val="22"/>
              </w:rPr>
            </m:ctrlPr>
          </m:sSupPr>
          <m:e>
            <m:r>
              <m:rPr>
                <m:sty m:val="bi"/>
              </m:rPr>
              <w:rPr>
                <w:rFonts w:ascii="Cambria Math" w:hAnsi="Cambria Math" w:hint="eastAsia"/>
                <w:sz w:val="22"/>
              </w:rPr>
              <m:t>X</m:t>
            </m:r>
          </m:e>
          <m:sup>
            <m:r>
              <m:rPr>
                <m:sty m:val="bi"/>
              </m:rPr>
              <w:rPr>
                <w:rFonts w:ascii="Cambria Math" w:hAnsi="Cambria Math"/>
                <w:sz w:val="22"/>
              </w:rPr>
              <m:t>(i)</m:t>
            </m:r>
          </m:sup>
        </m:sSup>
        <m:r>
          <m:rPr>
            <m:sty m:val="bi"/>
          </m:rPr>
          <w:rPr>
            <w:rFonts w:ascii="Cambria Math" w:hAnsi="Cambria Math"/>
            <w:sz w:val="22"/>
          </w:rPr>
          <m:t>,</m:t>
        </m:r>
        <m:sSup>
          <m:sSupPr>
            <m:ctrlPr>
              <w:rPr>
                <w:rFonts w:ascii="Cambria Math" w:hAnsi="Cambria Math"/>
                <w:b/>
                <w:sz w:val="22"/>
              </w:rPr>
            </m:ctrlPr>
          </m:sSupPr>
          <m:e>
            <m:r>
              <m:rPr>
                <m:sty m:val="bi"/>
              </m:rPr>
              <w:rPr>
                <w:rFonts w:ascii="Cambria Math" w:hAnsi="Cambria Math"/>
                <w:sz w:val="22"/>
              </w:rPr>
              <m:t>y</m:t>
            </m:r>
          </m:e>
          <m:sup>
            <m:r>
              <m:rPr>
                <m:sty m:val="bi"/>
              </m:rPr>
              <w:rPr>
                <w:rFonts w:ascii="Cambria Math" w:hAnsi="Cambria Math"/>
                <w:sz w:val="22"/>
              </w:rPr>
              <m:t>(i)</m:t>
            </m:r>
          </m:sup>
        </m:sSup>
      </m:oMath>
      <w:r w:rsidRPr="009A3D97">
        <w:rPr>
          <w:b/>
          <w:sz w:val="22"/>
        </w:rPr>
        <w:t>),i=1,…,N,</w:t>
      </w:r>
      <w:r w:rsidRPr="009A3D97">
        <w:rPr>
          <w:rFonts w:hint="eastAsia"/>
          <w:b/>
          <w:sz w:val="22"/>
        </w:rPr>
        <w:t>迭代次数为T</w:t>
      </w:r>
    </w:p>
    <w:p w14:paraId="6E96EC9B" w14:textId="3825FDC9" w:rsidR="00C47B9C" w:rsidRPr="009A3D97" w:rsidRDefault="00C47B9C" w:rsidP="00EB5E0B">
      <w:pPr>
        <w:ind w:firstLine="442"/>
        <w:rPr>
          <w:b/>
          <w:sz w:val="22"/>
        </w:rPr>
      </w:pPr>
      <w:r w:rsidRPr="009A3D97">
        <w:rPr>
          <w:b/>
          <w:sz w:val="22"/>
        </w:rPr>
        <w:t xml:space="preserve"> </w:t>
      </w:r>
      <w:r w:rsidRPr="009A3D97">
        <w:rPr>
          <w:rFonts w:hint="eastAsia"/>
          <w:b/>
          <w:sz w:val="22"/>
        </w:rPr>
        <w:t>输出：W</w:t>
      </w:r>
      <w:r w:rsidRPr="009A3D97">
        <w:rPr>
          <w:b/>
          <w:sz w:val="22"/>
        </w:rPr>
        <w:t>,b</w:t>
      </w:r>
    </w:p>
    <w:p w14:paraId="2485CC95" w14:textId="67338E07" w:rsidR="00C47B9C" w:rsidRPr="009A3D97" w:rsidRDefault="00C47B9C" w:rsidP="00EB5E0B">
      <w:pPr>
        <w:ind w:firstLine="442"/>
        <w:rPr>
          <w:b/>
          <w:sz w:val="22"/>
        </w:rPr>
      </w:pPr>
      <w:r w:rsidRPr="009A3D97">
        <w:rPr>
          <w:b/>
          <w:sz w:val="22"/>
        </w:rPr>
        <w:t xml:space="preserve">  For t = 1… T do</w:t>
      </w:r>
    </w:p>
    <w:p w14:paraId="3FDC8320" w14:textId="2B7787F5" w:rsidR="00C47B9C" w:rsidRPr="009A3D97" w:rsidRDefault="00C47B9C" w:rsidP="00EB5E0B">
      <w:pPr>
        <w:ind w:firstLine="442"/>
        <w:rPr>
          <w:b/>
          <w:sz w:val="22"/>
        </w:rPr>
      </w:pPr>
      <w:r w:rsidRPr="009A3D97">
        <w:rPr>
          <w:b/>
          <w:sz w:val="22"/>
        </w:rPr>
        <w:t xml:space="preserve">      For i = 1…N do</w:t>
      </w:r>
    </w:p>
    <w:p w14:paraId="23A78F55" w14:textId="3ED14D37" w:rsidR="00C47B9C" w:rsidRPr="009A3D97" w:rsidRDefault="00C47B9C" w:rsidP="00EB5E0B">
      <w:pPr>
        <w:ind w:firstLine="442"/>
        <w:rPr>
          <w:b/>
          <w:sz w:val="22"/>
        </w:rPr>
      </w:pPr>
      <w:r w:rsidRPr="009A3D97">
        <w:rPr>
          <w:b/>
          <w:sz w:val="22"/>
        </w:rPr>
        <w:t xml:space="preserve">          </w:t>
      </w:r>
      <w:r w:rsidRPr="009A3D97">
        <w:rPr>
          <w:rFonts w:hint="eastAsia"/>
          <w:b/>
          <w:sz w:val="22"/>
        </w:rPr>
        <w:t>计算前馈神经网络每一层的状态与激活值，直到最后一层；</w:t>
      </w:r>
    </w:p>
    <w:p w14:paraId="7E8BFFBC" w14:textId="3752A842" w:rsidR="00C47B9C" w:rsidRPr="009A3D97" w:rsidRDefault="00C47B9C" w:rsidP="00EB5E0B">
      <w:pPr>
        <w:ind w:firstLine="442"/>
        <w:rPr>
          <w:b/>
          <w:sz w:val="22"/>
        </w:rPr>
      </w:pPr>
      <w:r w:rsidRPr="009A3D97">
        <w:rPr>
          <w:rFonts w:hint="eastAsia"/>
          <w:b/>
          <w:sz w:val="22"/>
        </w:rPr>
        <w:t xml:space="preserve">          计算反向传播中每一层的误差</w:t>
      </w:r>
      <m:oMath>
        <m:sSup>
          <m:sSupPr>
            <m:ctrlPr>
              <w:rPr>
                <w:rFonts w:ascii="Cambria Math" w:hAnsi="Cambria Math"/>
                <w:b/>
                <w:sz w:val="22"/>
              </w:rPr>
            </m:ctrlPr>
          </m:sSupPr>
          <m:e>
            <m:r>
              <m:rPr>
                <m:sty m:val="bi"/>
              </m:rPr>
              <w:rPr>
                <w:rFonts w:ascii="Cambria Math" w:hAnsi="Cambria Math"/>
                <w:sz w:val="22"/>
              </w:rPr>
              <m:t>δ</m:t>
            </m:r>
          </m:e>
          <m:sup>
            <m:d>
              <m:dPr>
                <m:ctrlPr>
                  <w:rPr>
                    <w:rFonts w:ascii="Cambria Math" w:hAnsi="Cambria Math"/>
                    <w:b/>
                    <w:i/>
                    <w:sz w:val="22"/>
                  </w:rPr>
                </m:ctrlPr>
              </m:dPr>
              <m:e>
                <m:r>
                  <m:rPr>
                    <m:sty m:val="bi"/>
                  </m:rPr>
                  <w:rPr>
                    <w:rFonts w:ascii="Cambria Math" w:hAnsi="Cambria Math"/>
                    <w:sz w:val="22"/>
                  </w:rPr>
                  <m:t>l</m:t>
                </m:r>
              </m:e>
            </m:d>
          </m:sup>
        </m:sSup>
      </m:oMath>
      <w:r w:rsidRPr="009A3D97">
        <w:rPr>
          <w:rFonts w:hint="eastAsia"/>
          <w:b/>
          <w:sz w:val="22"/>
        </w:rPr>
        <w:t>；</w:t>
      </w:r>
    </w:p>
    <w:p w14:paraId="4481643C" w14:textId="77777777" w:rsidR="00C47B9C" w:rsidRPr="009A3D97" w:rsidRDefault="00C47B9C" w:rsidP="00EB5E0B">
      <w:pPr>
        <w:ind w:firstLine="442"/>
        <w:rPr>
          <w:b/>
          <w:sz w:val="22"/>
        </w:rPr>
      </w:pPr>
      <w:r w:rsidRPr="009A3D97">
        <w:rPr>
          <w:rFonts w:hint="eastAsia"/>
          <w:b/>
          <w:sz w:val="22"/>
        </w:rPr>
        <w:t xml:space="preserve">          更新参数:</w:t>
      </w:r>
    </w:p>
    <w:p w14:paraId="2FD8C2F7" w14:textId="063D2217" w:rsidR="00C47B9C" w:rsidRPr="009A3D97" w:rsidRDefault="00C47B9C" w:rsidP="00EB5E0B">
      <w:pPr>
        <w:ind w:firstLine="442"/>
        <w:rPr>
          <w:b/>
          <w:sz w:val="22"/>
        </w:rPr>
      </w:pPr>
      <w:r w:rsidRPr="009A3D97">
        <w:rPr>
          <w:b/>
          <w:sz w:val="22"/>
        </w:rPr>
        <w:t xml:space="preserve">                    </w:t>
      </w:r>
      <m:oMath>
        <m:sSup>
          <m:sSupPr>
            <m:ctrlPr>
              <w:rPr>
                <w:rFonts w:ascii="Cambria Math" w:hAnsi="Cambria Math"/>
                <w:b/>
                <w:sz w:val="22"/>
              </w:rPr>
            </m:ctrlPr>
          </m:sSupPr>
          <m:e>
            <m:r>
              <m:rPr>
                <m:sty m:val="bi"/>
              </m:rPr>
              <w:rPr>
                <w:rFonts w:ascii="Cambria Math" w:hAnsi="Cambria Math"/>
                <w:sz w:val="22"/>
              </w:rPr>
              <m:t>W</m:t>
            </m:r>
          </m:e>
          <m:sup>
            <m:r>
              <m:rPr>
                <m:sty m:val="bi"/>
              </m:rPr>
              <w:rPr>
                <w:rFonts w:ascii="Cambria Math" w:hAnsi="Cambria Math" w:hint="eastAsia"/>
                <w:sz w:val="22"/>
              </w:rPr>
              <m:t>(</m:t>
            </m:r>
            <m:r>
              <m:rPr>
                <m:sty m:val="bi"/>
              </m:rPr>
              <w:rPr>
                <w:rFonts w:ascii="Cambria Math" w:hAnsi="Cambria Math"/>
                <w:sz w:val="22"/>
              </w:rPr>
              <m:t>l)</m:t>
            </m:r>
          </m:sup>
        </m:sSup>
        <m:r>
          <m:rPr>
            <m:sty m:val="bi"/>
          </m:rPr>
          <w:rPr>
            <w:rFonts w:ascii="Cambria Math" w:hAnsi="Cambria Math"/>
            <w:sz w:val="22"/>
          </w:rPr>
          <m:t xml:space="preserve">= </m:t>
        </m:r>
        <m:sSup>
          <m:sSupPr>
            <m:ctrlPr>
              <w:rPr>
                <w:rFonts w:ascii="Cambria Math" w:hAnsi="Cambria Math"/>
                <w:b/>
                <w:i/>
                <w:sz w:val="22"/>
              </w:rPr>
            </m:ctrlPr>
          </m:sSupPr>
          <m:e>
            <m:r>
              <m:rPr>
                <m:sty m:val="bi"/>
              </m:rPr>
              <w:rPr>
                <w:rFonts w:ascii="Cambria Math" w:hAnsi="Cambria Math"/>
                <w:sz w:val="22"/>
              </w:rPr>
              <m:t>W</m:t>
            </m:r>
          </m:e>
          <m:sup>
            <m:r>
              <m:rPr>
                <m:sty m:val="bi"/>
              </m:rPr>
              <w:rPr>
                <w:rFonts w:ascii="Cambria Math" w:hAnsi="Cambria Math"/>
                <w:sz w:val="22"/>
              </w:rPr>
              <m:t>(l)</m:t>
            </m:r>
          </m:sup>
        </m:sSup>
        <m:r>
          <m:rPr>
            <m:sty m:val="bi"/>
          </m:rPr>
          <w:rPr>
            <w:rFonts w:ascii="Cambria Math" w:hAnsi="Cambria Math"/>
            <w:sz w:val="22"/>
          </w:rPr>
          <m:t>-α</m:t>
        </m:r>
        <m:f>
          <m:fPr>
            <m:ctrlPr>
              <w:rPr>
                <w:rFonts w:ascii="Cambria Math" w:hAnsi="Cambria Math"/>
                <w:b/>
                <w:sz w:val="22"/>
              </w:rPr>
            </m:ctrlPr>
          </m:fPr>
          <m:num>
            <m:box>
              <m:boxPr>
                <m:diff m:val="1"/>
                <m:ctrlPr>
                  <w:rPr>
                    <w:rFonts w:ascii="Cambria Math" w:hAnsi="Cambria Math"/>
                    <w:b/>
                    <w:i/>
                    <w:sz w:val="22"/>
                  </w:rPr>
                </m:ctrlPr>
              </m:boxPr>
              <m:e>
                <m:r>
                  <m:rPr>
                    <m:sty m:val="bi"/>
                  </m:rPr>
                  <w:rPr>
                    <w:rFonts w:ascii="Cambria Math" w:hAnsi="Cambria Math"/>
                    <w:sz w:val="22"/>
                  </w:rPr>
                  <m:t>dJ(W,b)</m:t>
                </m:r>
              </m:e>
            </m:box>
          </m:num>
          <m:den>
            <m:box>
              <m:boxPr>
                <m:diff m:val="1"/>
                <m:ctrlPr>
                  <w:rPr>
                    <w:rFonts w:ascii="Cambria Math" w:hAnsi="Cambria Math"/>
                    <w:b/>
                    <w:i/>
                    <w:sz w:val="22"/>
                  </w:rPr>
                </m:ctrlPr>
              </m:boxPr>
              <m:e>
                <m:r>
                  <m:rPr>
                    <m:sty m:val="bi"/>
                  </m:rPr>
                  <w:rPr>
                    <w:rFonts w:ascii="Cambria Math" w:hAnsi="Cambria Math"/>
                    <w:sz w:val="22"/>
                  </w:rPr>
                  <m:t>d</m:t>
                </m:r>
                <m:sSup>
                  <m:sSupPr>
                    <m:ctrlPr>
                      <w:rPr>
                        <w:rFonts w:ascii="Cambria Math" w:hAnsi="Cambria Math"/>
                        <w:b/>
                        <w:i/>
                        <w:sz w:val="22"/>
                      </w:rPr>
                    </m:ctrlPr>
                  </m:sSupPr>
                  <m:e>
                    <m:r>
                      <m:rPr>
                        <m:sty m:val="bi"/>
                      </m:rPr>
                      <w:rPr>
                        <w:rFonts w:ascii="Cambria Math" w:hAnsi="Cambria Math"/>
                        <w:sz w:val="22"/>
                      </w:rPr>
                      <m:t>W</m:t>
                    </m:r>
                  </m:e>
                  <m:sup>
                    <m:r>
                      <m:rPr>
                        <m:sty m:val="bi"/>
                      </m:rPr>
                      <w:rPr>
                        <w:rFonts w:ascii="Cambria Math" w:hAnsi="Cambria Math"/>
                        <w:sz w:val="22"/>
                      </w:rPr>
                      <m:t>(l)</m:t>
                    </m:r>
                  </m:sup>
                </m:sSup>
              </m:e>
            </m:box>
          </m:den>
        </m:f>
      </m:oMath>
      <w:r w:rsidRPr="009A3D97">
        <w:rPr>
          <w:b/>
          <w:sz w:val="22"/>
        </w:rPr>
        <w:t>;</w:t>
      </w:r>
    </w:p>
    <w:p w14:paraId="0FA82704" w14:textId="2FF8882D" w:rsidR="00C47B9C" w:rsidRPr="009A3D97" w:rsidRDefault="00C47B9C" w:rsidP="00EB5E0B">
      <w:pPr>
        <w:ind w:firstLine="442"/>
        <w:rPr>
          <w:b/>
          <w:sz w:val="22"/>
        </w:rPr>
      </w:pPr>
      <w:r w:rsidRPr="009A3D97">
        <w:rPr>
          <w:b/>
          <w:sz w:val="22"/>
        </w:rPr>
        <w:t xml:space="preserve">                    </w:t>
      </w:r>
      <m:oMath>
        <m:sSup>
          <m:sSupPr>
            <m:ctrlPr>
              <w:rPr>
                <w:rFonts w:ascii="Cambria Math" w:hAnsi="Cambria Math"/>
                <w:b/>
                <w:sz w:val="22"/>
              </w:rPr>
            </m:ctrlPr>
          </m:sSupPr>
          <m:e>
            <m:r>
              <m:rPr>
                <m:sty m:val="bi"/>
              </m:rPr>
              <w:rPr>
                <w:rFonts w:ascii="Cambria Math" w:hAnsi="Cambria Math"/>
                <w:sz w:val="22"/>
              </w:rPr>
              <m:t xml:space="preserve"> b</m:t>
            </m:r>
          </m:e>
          <m:sup>
            <m:r>
              <m:rPr>
                <m:sty m:val="bi"/>
              </m:rPr>
              <w:rPr>
                <w:rFonts w:ascii="Cambria Math" w:hAnsi="Cambria Math"/>
                <w:sz w:val="22"/>
              </w:rPr>
              <m:t>(l)</m:t>
            </m:r>
          </m:sup>
        </m:sSup>
        <m:r>
          <m:rPr>
            <m:sty m:val="bi"/>
          </m:rPr>
          <w:rPr>
            <w:rFonts w:ascii="Cambria Math" w:hAnsi="Cambria Math"/>
            <w:sz w:val="22"/>
          </w:rPr>
          <m:t xml:space="preserve"> = </m:t>
        </m:r>
        <m:sSup>
          <m:sSupPr>
            <m:ctrlPr>
              <w:rPr>
                <w:rFonts w:ascii="Cambria Math" w:hAnsi="Cambria Math"/>
                <w:b/>
                <w:sz w:val="22"/>
              </w:rPr>
            </m:ctrlPr>
          </m:sSupPr>
          <m:e>
            <m:r>
              <m:rPr>
                <m:sty m:val="bi"/>
              </m:rPr>
              <w:rPr>
                <w:rFonts w:ascii="Cambria Math" w:hAnsi="Cambria Math"/>
                <w:sz w:val="22"/>
              </w:rPr>
              <m:t>b</m:t>
            </m:r>
          </m:e>
          <m:sup>
            <m:r>
              <m:rPr>
                <m:sty m:val="bi"/>
              </m:rPr>
              <w:rPr>
                <w:rFonts w:ascii="Cambria Math" w:hAnsi="Cambria Math"/>
                <w:sz w:val="22"/>
              </w:rPr>
              <m:t>(l)</m:t>
            </m:r>
          </m:sup>
        </m:sSup>
        <m:r>
          <m:rPr>
            <m:sty m:val="bi"/>
          </m:rPr>
          <w:rPr>
            <w:rFonts w:ascii="Cambria Math" w:hAnsi="Cambria Math"/>
            <w:sz w:val="22"/>
          </w:rPr>
          <m:t>- α</m:t>
        </m:r>
        <m:f>
          <m:fPr>
            <m:ctrlPr>
              <w:rPr>
                <w:rFonts w:ascii="Cambria Math" w:hAnsi="Cambria Math"/>
                <w:b/>
                <w:sz w:val="22"/>
              </w:rPr>
            </m:ctrlPr>
          </m:fPr>
          <m:num>
            <m:box>
              <m:boxPr>
                <m:diff m:val="1"/>
                <m:ctrlPr>
                  <w:rPr>
                    <w:rFonts w:ascii="Cambria Math" w:hAnsi="Cambria Math"/>
                    <w:b/>
                    <w:i/>
                    <w:sz w:val="22"/>
                  </w:rPr>
                </m:ctrlPr>
              </m:boxPr>
              <m:e>
                <m:r>
                  <m:rPr>
                    <m:sty m:val="bi"/>
                  </m:rPr>
                  <w:rPr>
                    <w:rFonts w:ascii="Cambria Math" w:hAnsi="Cambria Math"/>
                    <w:sz w:val="22"/>
                  </w:rPr>
                  <m:t>dJ(W,b;</m:t>
                </m:r>
                <m:sSup>
                  <m:sSupPr>
                    <m:ctrlPr>
                      <w:rPr>
                        <w:rFonts w:ascii="Cambria Math" w:hAnsi="Cambria Math"/>
                        <w:b/>
                        <w:i/>
                        <w:sz w:val="22"/>
                      </w:rPr>
                    </m:ctrlPr>
                  </m:sSupPr>
                  <m:e>
                    <m:r>
                      <m:rPr>
                        <m:sty m:val="bi"/>
                      </m:rPr>
                      <w:rPr>
                        <w:rFonts w:ascii="Cambria Math" w:hAnsi="Cambria Math"/>
                        <w:sz w:val="22"/>
                      </w:rPr>
                      <m:t>X</m:t>
                    </m:r>
                  </m:e>
                  <m:sup>
                    <m:d>
                      <m:dPr>
                        <m:ctrlPr>
                          <w:rPr>
                            <w:rFonts w:ascii="Cambria Math" w:hAnsi="Cambria Math"/>
                            <w:b/>
                            <w:i/>
                            <w:sz w:val="22"/>
                          </w:rPr>
                        </m:ctrlPr>
                      </m:dPr>
                      <m:e>
                        <m:r>
                          <m:rPr>
                            <m:sty m:val="bi"/>
                          </m:rPr>
                          <w:rPr>
                            <w:rFonts w:ascii="Cambria Math" w:hAnsi="Cambria Math"/>
                            <w:sz w:val="22"/>
                          </w:rPr>
                          <m:t>i</m:t>
                        </m:r>
                      </m:e>
                    </m:d>
                  </m:sup>
                </m:sSup>
                <m:r>
                  <m:rPr>
                    <m:sty m:val="bi"/>
                  </m:rPr>
                  <w:rPr>
                    <w:rFonts w:ascii="Cambria Math" w:hAnsi="Cambria Math"/>
                    <w:sz w:val="22"/>
                  </w:rPr>
                  <m:t>,</m:t>
                </m:r>
                <m:sSup>
                  <m:sSupPr>
                    <m:ctrlPr>
                      <w:rPr>
                        <w:rFonts w:ascii="Cambria Math" w:hAnsi="Cambria Math"/>
                        <w:b/>
                        <w:i/>
                        <w:sz w:val="22"/>
                      </w:rPr>
                    </m:ctrlPr>
                  </m:sSupPr>
                  <m:e>
                    <m:r>
                      <m:rPr>
                        <m:sty m:val="bi"/>
                      </m:rPr>
                      <w:rPr>
                        <w:rFonts w:ascii="Cambria Math" w:hAnsi="Cambria Math"/>
                        <w:sz w:val="22"/>
                      </w:rPr>
                      <m:t>y</m:t>
                    </m:r>
                  </m:e>
                  <m:sup>
                    <m:d>
                      <m:dPr>
                        <m:ctrlPr>
                          <w:rPr>
                            <w:rFonts w:ascii="Cambria Math" w:hAnsi="Cambria Math"/>
                            <w:b/>
                            <w:i/>
                            <w:sz w:val="22"/>
                          </w:rPr>
                        </m:ctrlPr>
                      </m:dPr>
                      <m:e>
                        <m:r>
                          <m:rPr>
                            <m:sty m:val="bi"/>
                          </m:rPr>
                          <w:rPr>
                            <w:rFonts w:ascii="Cambria Math" w:hAnsi="Cambria Math"/>
                            <w:sz w:val="22"/>
                          </w:rPr>
                          <m:t>i</m:t>
                        </m:r>
                      </m:e>
                    </m:d>
                  </m:sup>
                </m:sSup>
                <m:r>
                  <m:rPr>
                    <m:sty m:val="bi"/>
                  </m:rPr>
                  <w:rPr>
                    <w:rFonts w:ascii="Cambria Math" w:hAnsi="Cambria Math"/>
                    <w:sz w:val="22"/>
                  </w:rPr>
                  <m:t>)</m:t>
                </m:r>
              </m:e>
            </m:box>
          </m:num>
          <m:den>
            <m:box>
              <m:boxPr>
                <m:diff m:val="1"/>
                <m:ctrlPr>
                  <w:rPr>
                    <w:rFonts w:ascii="Cambria Math" w:hAnsi="Cambria Math"/>
                    <w:b/>
                    <w:i/>
                    <w:sz w:val="22"/>
                  </w:rPr>
                </m:ctrlPr>
              </m:boxPr>
              <m:e>
                <m:r>
                  <m:rPr>
                    <m:sty m:val="bi"/>
                  </m:rPr>
                  <w:rPr>
                    <w:rFonts w:ascii="Cambria Math" w:hAnsi="Cambria Math"/>
                    <w:sz w:val="22"/>
                  </w:rPr>
                  <m:t>d</m:t>
                </m:r>
                <m:sSup>
                  <m:sSupPr>
                    <m:ctrlPr>
                      <w:rPr>
                        <w:rFonts w:ascii="Cambria Math" w:hAnsi="Cambria Math"/>
                        <w:b/>
                        <w:i/>
                        <w:sz w:val="22"/>
                      </w:rPr>
                    </m:ctrlPr>
                  </m:sSupPr>
                  <m:e>
                    <m:r>
                      <m:rPr>
                        <m:sty m:val="bi"/>
                      </m:rPr>
                      <w:rPr>
                        <w:rFonts w:ascii="Cambria Math" w:hAnsi="Cambria Math"/>
                        <w:sz w:val="22"/>
                      </w:rPr>
                      <m:t>b</m:t>
                    </m:r>
                  </m:e>
                  <m:sup>
                    <m:r>
                      <m:rPr>
                        <m:sty m:val="bi"/>
                      </m:rPr>
                      <w:rPr>
                        <w:rFonts w:ascii="Cambria Math" w:hAnsi="Cambria Math"/>
                        <w:sz w:val="22"/>
                      </w:rPr>
                      <m:t>(l)</m:t>
                    </m:r>
                  </m:sup>
                </m:sSup>
              </m:e>
            </m:box>
          </m:den>
        </m:f>
      </m:oMath>
      <w:r w:rsidRPr="009A3D97">
        <w:rPr>
          <w:b/>
          <w:sz w:val="22"/>
        </w:rPr>
        <w:t>;</w:t>
      </w:r>
    </w:p>
    <w:p w14:paraId="45828165" w14:textId="09F96E9B" w:rsidR="00C47B9C" w:rsidRPr="009A3D97" w:rsidRDefault="00C47B9C" w:rsidP="00EB5E0B">
      <w:pPr>
        <w:ind w:firstLine="442"/>
        <w:rPr>
          <w:b/>
          <w:sz w:val="22"/>
        </w:rPr>
      </w:pPr>
      <w:r w:rsidRPr="009A3D97">
        <w:rPr>
          <w:b/>
          <w:sz w:val="22"/>
        </w:rPr>
        <w:t xml:space="preserve">       End</w:t>
      </w:r>
    </w:p>
    <w:p w14:paraId="12A5EFF3" w14:textId="52496141" w:rsidR="00C47B9C" w:rsidRPr="009A3D97" w:rsidRDefault="00C47B9C" w:rsidP="00EB5E0B">
      <w:pPr>
        <w:ind w:firstLine="442"/>
        <w:rPr>
          <w:rFonts w:asciiTheme="minorEastAsia" w:eastAsiaTheme="minorEastAsia" w:hAnsiTheme="minorEastAsia"/>
          <w:b/>
          <w:sz w:val="22"/>
        </w:rPr>
      </w:pPr>
      <w:r w:rsidRPr="009A3D97">
        <w:rPr>
          <w:b/>
          <w:sz w:val="22"/>
        </w:rPr>
        <w:t xml:space="preserve">End </w:t>
      </w:r>
    </w:p>
    <w:p w14:paraId="4523D954" w14:textId="45C32F0E" w:rsidR="000E5B99" w:rsidRDefault="005E384B" w:rsidP="00F64F93">
      <w:pPr>
        <w:pStyle w:val="2"/>
      </w:pPr>
      <w:bookmarkStart w:id="38" w:name="_Toc477091566"/>
      <w:r>
        <w:rPr>
          <w:rFonts w:hint="eastAsia"/>
        </w:rPr>
        <w:t>2.2</w:t>
      </w:r>
      <w:r>
        <w:t xml:space="preserve"> </w:t>
      </w:r>
      <w:r w:rsidR="00880D06">
        <w:rPr>
          <w:rFonts w:hint="eastAsia"/>
        </w:rPr>
        <w:t>循环神经网络</w:t>
      </w:r>
      <w:bookmarkEnd w:id="38"/>
    </w:p>
    <w:p w14:paraId="100AC265" w14:textId="77777777" w:rsidR="00A11878" w:rsidRDefault="005E384B" w:rsidP="00A11878">
      <w:pPr>
        <w:pStyle w:val="3"/>
      </w:pPr>
      <w:bookmarkStart w:id="39" w:name="_Toc477091567"/>
      <w:r>
        <w:rPr>
          <w:rFonts w:hint="eastAsia"/>
        </w:rPr>
        <w:t>2.2.1</w:t>
      </w:r>
      <w:r>
        <w:t xml:space="preserve"> </w:t>
      </w:r>
      <w:r w:rsidR="0047648D">
        <w:rPr>
          <w:rFonts w:hint="eastAsia"/>
        </w:rPr>
        <w:t>简单循环神经网络</w:t>
      </w:r>
      <w:bookmarkEnd w:id="39"/>
    </w:p>
    <w:p w14:paraId="298002F4" w14:textId="060C14CD"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9C446B">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lastRenderedPageBreak/>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0" w:name="_Toc477091568"/>
      <w:r>
        <w:rPr>
          <w:rFonts w:hint="eastAsia"/>
        </w:rPr>
        <w:t>2.2.2</w:t>
      </w:r>
      <w:r w:rsidR="00946C37">
        <w:t xml:space="preserve"> </w:t>
      </w:r>
      <w:r w:rsidR="00E20F2E">
        <w:rPr>
          <w:rFonts w:hint="eastAsia"/>
        </w:rPr>
        <w:t>RNN反向传播算法</w:t>
      </w:r>
      <w:bookmarkEnd w:id="40"/>
      <w:r w:rsidR="00DD1C23">
        <w:t xml:space="preserve"> </w:t>
      </w:r>
    </w:p>
    <w:p w14:paraId="5BEFCAAB" w14:textId="2EBFEE56"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9C446B">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9C446B">
        <w:rPr>
          <w:vertAlign w:val="superscript"/>
        </w:rPr>
        <w:t>[19]</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3A8F649D"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22D09601"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w:t>
      </w:r>
      <w:r w:rsidR="00E77EB6">
        <w:rPr>
          <w:rFonts w:asciiTheme="minorEastAsia" w:eastAsiaTheme="minorEastAsia" w:hAnsiTheme="minorEastAsia" w:hint="eastAsia"/>
        </w:rPr>
        <w:t>2.23</w:t>
      </w:r>
      <w:r w:rsidR="005121B3">
        <w:rPr>
          <w:rFonts w:asciiTheme="minorEastAsia" w:eastAsiaTheme="minorEastAsia" w:hAnsiTheme="minorEastAsia"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07A28A6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lastRenderedPageBreak/>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w:t>
      </w:r>
      <w:r w:rsidR="00B24F0B">
        <w:rPr>
          <w:rFonts w:asciiTheme="minorEastAsia" w:eastAsiaTheme="minorEastAsia" w:hAnsiTheme="minorEastAsia" w:hint="eastAsia"/>
        </w:rPr>
        <w:t>2.24</w:t>
      </w:r>
      <w:r w:rsidR="001E2E9D">
        <w:rPr>
          <w:rFonts w:asciiTheme="minorEastAsia" w:eastAsiaTheme="minorEastAsia" w:hAnsiTheme="minorEastAsia"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53112744"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w:t>
      </w:r>
      <w:r w:rsidR="000E77D1">
        <w:rPr>
          <w:rFonts w:asciiTheme="minorEastAsia" w:eastAsiaTheme="minorEastAsia" w:hAnsiTheme="minorEastAsia" w:hint="eastAsia"/>
        </w:rPr>
        <w:t>2.</w:t>
      </w:r>
      <w:r w:rsidR="00B24F0B">
        <w:rPr>
          <w:rFonts w:asciiTheme="minorEastAsia" w:eastAsiaTheme="minorEastAsia" w:hAnsiTheme="minorEastAsia" w:hint="eastAsia"/>
        </w:rPr>
        <w:t>25</w:t>
      </w:r>
      <w:r w:rsidR="00343C22">
        <w:rPr>
          <w:rFonts w:asciiTheme="minorEastAsia" w:eastAsiaTheme="minorEastAsia" w:hAnsiTheme="minorEastAsia" w:hint="eastAsia"/>
        </w:rPr>
        <w:t>）</w:t>
      </w:r>
    </w:p>
    <w:p w14:paraId="016950DF" w14:textId="3A1CB523" w:rsidR="00AC409B" w:rsidRPr="00F1348C" w:rsidRDefault="00C54491" w:rsidP="005C6618">
      <w:pPr>
        <w:ind w:firstLine="480"/>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9C446B">
        <w:rPr>
          <w:vertAlign w:val="superscript"/>
        </w:rPr>
        <w:t>[21]</w:t>
      </w:r>
      <w:r w:rsidR="00626D25" w:rsidRPr="00626D25">
        <w:rPr>
          <w:vertAlign w:val="superscript"/>
        </w:rPr>
        <w:fldChar w:fldCharType="end"/>
      </w:r>
      <w:r w:rsidR="0009512C">
        <w:rPr>
          <w:rFonts w:hint="eastAsia"/>
        </w:rPr>
        <w:t>。</w:t>
      </w:r>
      <w:r w:rsidR="00AC409B">
        <w:t xml:space="preserve">                                                 </w:t>
      </w:r>
    </w:p>
    <w:p w14:paraId="09665C78" w14:textId="6E433D25" w:rsidR="00A903C7" w:rsidRPr="0009512C" w:rsidRDefault="00AD4496" w:rsidP="005037C0">
      <w:pPr>
        <w:pStyle w:val="3"/>
      </w:pPr>
      <w:bookmarkStart w:id="41" w:name="_Toc47709156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41"/>
    </w:p>
    <w:p w14:paraId="773F810D" w14:textId="7AC3CD09"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9C446B">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36F371C6"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0848180"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2" w:name="_Toc477091570"/>
      <w:r>
        <w:rPr>
          <w:rFonts w:hint="eastAsia"/>
        </w:rPr>
        <w:t>2.3 卷积神经网络</w:t>
      </w:r>
      <w:bookmarkEnd w:id="42"/>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9C446B"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3" w:name="_Toc477091571"/>
      <w:r>
        <w:rPr>
          <w:rFonts w:hint="eastAsia"/>
        </w:rPr>
        <w:t>2.3.1</w:t>
      </w:r>
      <w:r w:rsidR="00B661CC">
        <w:t xml:space="preserve"> </w:t>
      </w:r>
      <w:r w:rsidR="00B661CC" w:rsidRPr="00B661CC">
        <w:rPr>
          <w:rFonts w:hint="eastAsia"/>
        </w:rPr>
        <w:t>局部连接</w:t>
      </w:r>
      <w:bookmarkEnd w:id="43"/>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0A596A60" w:rsidR="00F94E4C" w:rsidRPr="00424F40" w:rsidRDefault="00027500" w:rsidP="00F94E4C">
      <w:pPr>
        <w:ind w:firstLine="480"/>
      </w:pPr>
      <w:r>
        <w:object w:dxaOrig="8446" w:dyaOrig="5342" w14:anchorId="69B2769C">
          <v:shape id="_x0000_i1028" type="#_x0000_t75" style="width:191.7pt;height:123.4pt" o:ole="">
            <v:imagedata r:id="rId36" o:title=""/>
          </v:shape>
          <o:OLEObject Type="Embed" ProgID="Visio.Drawing.11" ShapeID="_x0000_i1028" DrawAspect="Content" ObjectID="_1550848181" r:id="rId37"/>
        </w:object>
      </w:r>
      <w:r w:rsidR="00AF4755">
        <w:t xml:space="preserve">  </w:t>
      </w:r>
      <w:r>
        <w:object w:dxaOrig="8446" w:dyaOrig="5101" w14:anchorId="07519994">
          <v:shape id="_x0000_i1029" type="#_x0000_t75" style="width:206.1pt;height:124.7pt" o:ole="">
            <v:imagedata r:id="rId38" o:title=""/>
          </v:shape>
          <o:OLEObject Type="Embed" ProgID="Visio.Drawing.11" ShapeID="_x0000_i1029" DrawAspect="Content" ObjectID="_1550848182"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4F23393"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w:t>
      </w:r>
      <w:r w:rsidR="009479DD">
        <w:rPr>
          <w:rFonts w:hint="eastAsia"/>
          <w:sz w:val="22"/>
        </w:rPr>
        <w:t>2-6</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4" w:name="_Toc477091572"/>
      <w:r w:rsidRPr="008840EE">
        <w:rPr>
          <w:rFonts w:hint="eastAsia"/>
        </w:rPr>
        <w:t>2.3.2</w:t>
      </w:r>
      <w:r w:rsidRPr="008840EE">
        <w:t xml:space="preserve"> </w:t>
      </w:r>
      <w:r w:rsidRPr="008840EE">
        <w:rPr>
          <w:rFonts w:hint="eastAsia"/>
        </w:rPr>
        <w:t>权值</w:t>
      </w:r>
      <w:r w:rsidR="008840EE" w:rsidRPr="008840EE">
        <w:rPr>
          <w:rFonts w:hint="eastAsia"/>
        </w:rPr>
        <w:t>共享</w:t>
      </w:r>
      <w:bookmarkEnd w:id="44"/>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3.15pt;height:99.6pt" o:ole="">
            <v:imagedata r:id="rId40" o:title=""/>
          </v:shape>
          <o:OLEObject Type="Embed" ProgID="Visio.Drawing.11" ShapeID="_x0000_i1030" DrawAspect="Content" ObjectID="_1550848183"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5" w:name="_Toc477091573"/>
      <w:r w:rsidRPr="0001640E">
        <w:rPr>
          <w:rFonts w:hint="eastAsia"/>
        </w:rPr>
        <w:t>2.3.3</w:t>
      </w:r>
      <w:r w:rsidRPr="0001640E">
        <w:t xml:space="preserve"> </w:t>
      </w:r>
      <w:r w:rsidRPr="0001640E">
        <w:rPr>
          <w:rFonts w:hint="eastAsia"/>
        </w:rPr>
        <w:t>下采样</w:t>
      </w:r>
      <w:bookmarkEnd w:id="45"/>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9C446B"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lastRenderedPageBreak/>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9C446B"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9C446B"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7310DB30" w:rsidR="001D6461" w:rsidRPr="00BA78F7" w:rsidRDefault="00CE62DE" w:rsidP="00A903C7">
      <w:pPr>
        <w:ind w:firstLine="480"/>
      </w:pPr>
      <w:r w:rsidRPr="00BA78F7">
        <w:rPr>
          <w:rFonts w:hint="eastAsia"/>
        </w:rPr>
        <w:t>1989年LeCun提出了经典的卷积神经网络模型LeNet</w:t>
      </w:r>
      <w:r w:rsidRPr="00BA78F7">
        <w:t>-5</w:t>
      </w:r>
      <w:r w:rsidR="00DF7E38" w:rsidRPr="00BA78F7">
        <w:fldChar w:fldCharType="begin"/>
      </w:r>
      <w:r w:rsidR="00DF7E38" w:rsidRPr="00BA78F7">
        <w:instrText xml:space="preserve"> REF _Ref475668674 \r \h  \* MERGEFORMAT </w:instrText>
      </w:r>
      <w:r w:rsidR="00DF7E38" w:rsidRPr="00BA78F7">
        <w:fldChar w:fldCharType="separate"/>
      </w:r>
      <w:r w:rsidR="009C446B">
        <w:t>[36]</w:t>
      </w:r>
      <w:r w:rsidR="00DF7E38" w:rsidRPr="00BA78F7">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73F3089E"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4D9E98E6" w14:textId="633417DD" w:rsidR="001609EB" w:rsidRDefault="001609EB" w:rsidP="00CE62DE">
      <w:pPr>
        <w:ind w:firstLine="480"/>
      </w:pPr>
    </w:p>
    <w:p w14:paraId="6084731F" w14:textId="77777777" w:rsidR="001609EB" w:rsidRDefault="001609EB" w:rsidP="00CE62DE">
      <w:pPr>
        <w:ind w:firstLine="480"/>
      </w:pPr>
    </w:p>
    <w:p w14:paraId="694AB6AE" w14:textId="4F1AFF23" w:rsidR="00D56208" w:rsidRPr="00006A2E" w:rsidRDefault="00D56208" w:rsidP="00006A2E">
      <w:pPr>
        <w:ind w:firstLine="440"/>
        <w:jc w:val="center"/>
        <w:rPr>
          <w:sz w:val="22"/>
        </w:rPr>
      </w:pPr>
      <w:r w:rsidRPr="00006A2E">
        <w:rPr>
          <w:rFonts w:hint="eastAsia"/>
          <w:sz w:val="22"/>
        </w:rPr>
        <w:lastRenderedPageBreak/>
        <w:t>表 2-1</w:t>
      </w:r>
    </w:p>
    <w:p w14:paraId="7063F57A" w14:textId="71AF83EE" w:rsidR="00EF0E00" w:rsidRDefault="00D56208" w:rsidP="00CE62DE">
      <w:pPr>
        <w:ind w:firstLine="480"/>
      </w:pPr>
      <w:r>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44DBAF60" w14:textId="4361BCC7" w:rsidR="00CE62DE" w:rsidRDefault="00CE62DE" w:rsidP="00CE62DE">
      <w:pPr>
        <w:ind w:firstLine="480"/>
      </w:pPr>
    </w:p>
    <w:p w14:paraId="1794009A" w14:textId="55D24423" w:rsidR="00CE62DE" w:rsidRDefault="00CE62DE" w:rsidP="00CE62DE">
      <w:pPr>
        <w:ind w:firstLine="480"/>
      </w:pPr>
    </w:p>
    <w:p w14:paraId="7E8CCBCD" w14:textId="4AC75E6A" w:rsidR="00CE62DE" w:rsidRDefault="00CE62DE" w:rsidP="00CE62DE">
      <w:pPr>
        <w:ind w:firstLine="480"/>
      </w:pPr>
    </w:p>
    <w:p w14:paraId="6111400D" w14:textId="0A8B28B5" w:rsidR="009E26F0" w:rsidRDefault="009E26F0" w:rsidP="0044798E">
      <w:pPr>
        <w:ind w:firstLineChars="0" w:firstLine="0"/>
        <w:rPr>
          <w:rFonts w:asciiTheme="minorHAnsi" w:eastAsiaTheme="minorEastAsia" w:hAnsiTheme="minorHAnsi"/>
          <w:iCs/>
          <w:color w:val="auto"/>
        </w:rPr>
      </w:pPr>
    </w:p>
    <w:p w14:paraId="2CE7CB0C" w14:textId="6A710377" w:rsidR="003C0AC0" w:rsidRPr="00677922" w:rsidRDefault="003C0AC0" w:rsidP="00677922">
      <w:pPr>
        <w:pStyle w:val="1"/>
        <w:ind w:firstLine="600"/>
      </w:pPr>
      <w:bookmarkStart w:id="46" w:name="_Toc477091574"/>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6"/>
    </w:p>
    <w:p w14:paraId="66E0827D" w14:textId="5BAEDD33" w:rsidR="00EE70E7" w:rsidRDefault="00EE70E7" w:rsidP="007D2BBF">
      <w:pPr>
        <w:pStyle w:val="2"/>
        <w:tabs>
          <w:tab w:val="left" w:pos="6945"/>
        </w:tabs>
      </w:pPr>
      <w:bookmarkStart w:id="47" w:name="_Toc477091575"/>
      <w:r>
        <w:rPr>
          <w:rFonts w:hint="eastAsia"/>
        </w:rPr>
        <w:t>3.1</w:t>
      </w:r>
      <w:r>
        <w:t xml:space="preserve"> </w:t>
      </w:r>
      <w:r>
        <w:rPr>
          <w:rFonts w:hint="eastAsia"/>
        </w:rPr>
        <w:t>问题分析</w:t>
      </w:r>
      <w:bookmarkEnd w:id="47"/>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960BF81"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9C446B">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9C446B">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59DD3B9F"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9C446B">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9C446B">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48" w:name="_Toc47709157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48"/>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5F396A0C" w:rsidR="0087735C" w:rsidRDefault="00B274AA" w:rsidP="00D608AB">
      <w:pPr>
        <w:ind w:firstLine="480"/>
        <w:rPr>
          <w:noProof/>
        </w:rPr>
      </w:pPr>
      <w:r>
        <w:rPr>
          <w:rFonts w:hint="eastAsia"/>
          <w:noProof/>
        </w:rPr>
        <w:t>实验流程主要包括图像预处理，CNN层特征提取，RNN</w:t>
      </w:r>
      <w:r w:rsidR="00D52B57"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4919954C">
                <wp:simplePos x="0" y="0"/>
                <wp:positionH relativeFrom="column">
                  <wp:posOffset>63189</wp:posOffset>
                </wp:positionH>
                <wp:positionV relativeFrom="paragraph">
                  <wp:posOffset>758801</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027500" w:rsidRDefault="00027500" w:rsidP="00D52B57">
                            <w:pPr>
                              <w:ind w:firstLine="480"/>
                              <w:jc w:val="center"/>
                            </w:pPr>
                          </w:p>
                          <w:p w14:paraId="1253CC34" w14:textId="49C1B2F2" w:rsidR="00027500" w:rsidRDefault="00027500"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027500" w:rsidRDefault="00027500" w:rsidP="00D52B57">
                            <w:pPr>
                              <w:ind w:firstLineChars="0" w:firstLine="0"/>
                              <w:jc w:val="center"/>
                            </w:pPr>
                          </w:p>
                          <w:p w14:paraId="2C1A23FB" w14:textId="6C7FDC0A" w:rsidR="00027500" w:rsidRDefault="00027500" w:rsidP="00D52B57">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5pt;margin-top:59.75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" strokecolor="white [3212]">
                <v:textbox>
                  <w:txbxContent>
                    <w:p w14:paraId="26FACCDA" w14:textId="77777777" w:rsidR="00027500" w:rsidRDefault="00027500" w:rsidP="00D52B57">
                      <w:pPr>
                        <w:ind w:firstLine="480"/>
                        <w:jc w:val="center"/>
                      </w:pPr>
                    </w:p>
                    <w:p w14:paraId="1253CC34" w14:textId="49C1B2F2" w:rsidR="00027500" w:rsidRDefault="00027500"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027500" w:rsidRDefault="00027500" w:rsidP="00D52B57">
                      <w:pPr>
                        <w:ind w:firstLineChars="0" w:firstLine="0"/>
                        <w:jc w:val="center"/>
                      </w:pPr>
                    </w:p>
                    <w:p w14:paraId="2C1A23FB" w14:textId="6C7FDC0A" w:rsidR="00027500" w:rsidRDefault="00027500" w:rsidP="00D52B57">
                      <w:pPr>
                        <w:ind w:firstLine="440"/>
                        <w:jc w:val="center"/>
                      </w:pPr>
                      <w:r w:rsidRPr="009D6A5F">
                        <w:rPr>
                          <w:sz w:val="22"/>
                        </w:rPr>
                        <w:t>图3-1  文本识别流程图</w:t>
                      </w:r>
                    </w:p>
                  </w:txbxContent>
                </v:textbox>
                <w10:wrap type="topAndBottom"/>
              </v:shape>
            </w:pict>
          </mc:Fallback>
        </mc:AlternateContent>
      </w:r>
      <w:r>
        <w:rPr>
          <w:rFonts w:hint="eastAsia"/>
          <w:noProof/>
        </w:rPr>
        <w:t>层网络预测，CTC解码最终得到期望的识别结果。如图3-1所示，自然场景文本图像经过CNN-RNN网络模型便可以识别出文本中的字符。</w:t>
      </w:r>
      <w:r w:rsidR="0087735C" w:rsidRPr="00BA78F7">
        <w:rPr>
          <w:rFonts w:hint="eastAsia"/>
          <w:strike/>
          <w:noProof/>
          <w:highlight w:val="yellow"/>
        </w:rPr>
        <w:t>训练集中图片归一化为60</w:t>
      </w:r>
      <m:oMath>
        <m:r>
          <m:rPr>
            <m:sty m:val="p"/>
          </m:rPr>
          <w:rPr>
            <w:rFonts w:ascii="Cambria Math" w:hAnsi="Cambria Math"/>
            <w:strike/>
            <w:noProof/>
            <w:highlight w:val="yellow"/>
          </w:rPr>
          <m:t>×</m:t>
        </m:r>
      </m:oMath>
      <w:r w:rsidR="0087735C" w:rsidRPr="00BA78F7">
        <w:rPr>
          <w:rFonts w:hint="eastAsia"/>
          <w:strike/>
          <w:noProof/>
          <w:highlight w:val="yellow"/>
        </w:rPr>
        <w:t>60像素，使用滑动窗经过图像，得到若干组图像切片。将切片送入卷积层提取特征，得到切片的若干组特征，将切片特征经过全连接网络后送入LSTM网络。网络输出经过CTC层转换后得到最终结果。</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952135" w:rsidRDefault="004B5A7B" w:rsidP="004B5A7B">
      <w:pPr>
        <w:pStyle w:val="2"/>
        <w:rPr>
          <w:color w:val="FF0000"/>
        </w:rPr>
      </w:pPr>
      <w:bookmarkStart w:id="49" w:name="_Toc477091577"/>
      <w:r w:rsidRPr="00952135">
        <w:rPr>
          <w:rFonts w:hint="eastAsia"/>
          <w:color w:val="FF0000"/>
        </w:rPr>
        <w:lastRenderedPageBreak/>
        <w:t>3.3</w:t>
      </w:r>
      <w:r w:rsidRPr="00952135">
        <w:rPr>
          <w:color w:val="FF0000"/>
        </w:rPr>
        <w:t xml:space="preserve"> </w:t>
      </w:r>
      <w:r w:rsidRPr="00952135">
        <w:rPr>
          <w:rFonts w:hint="eastAsia"/>
          <w:color w:val="FF0000"/>
        </w:rPr>
        <w:t>图像预处理</w:t>
      </w:r>
      <w:bookmarkEnd w:id="49"/>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027500" w:rsidRDefault="00027500"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027500" w:rsidRPr="002525AE" w:rsidRDefault="00027500" w:rsidP="005B77A7">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027500" w:rsidRDefault="00027500"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027500" w:rsidRPr="002525AE" w:rsidRDefault="00027500" w:rsidP="005B77A7">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027500" w:rsidRDefault="00027500"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027500" w:rsidRPr="009B60B7" w:rsidRDefault="00027500" w:rsidP="00792AC0">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027500" w:rsidRDefault="00027500"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027500" w:rsidRPr="009B60B7" w:rsidRDefault="00027500" w:rsidP="00792AC0">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0" w:name="_Toc477091578"/>
      <w:r>
        <w:rPr>
          <w:rFonts w:hint="eastAsia"/>
          <w:noProof/>
        </w:rPr>
        <w:t>3.</w:t>
      </w:r>
      <w:r w:rsidR="00B8392F">
        <w:rPr>
          <w:noProof/>
        </w:rPr>
        <w:t>4</w:t>
      </w:r>
      <w:r w:rsidR="0025052C">
        <w:rPr>
          <w:noProof/>
        </w:rPr>
        <w:t xml:space="preserve"> </w:t>
      </w:r>
      <w:r w:rsidR="006B140D">
        <w:rPr>
          <w:rFonts w:hint="eastAsia"/>
          <w:noProof/>
        </w:rPr>
        <w:t>CNN层</w:t>
      </w:r>
      <w:bookmarkEnd w:id="50"/>
    </w:p>
    <w:p w14:paraId="6CA2A8F9" w14:textId="118C0A2B" w:rsidR="006B140D" w:rsidRDefault="006B140D" w:rsidP="006B140D">
      <w:pPr>
        <w:ind w:firstLine="480"/>
      </w:pPr>
      <w:r>
        <w:rPr>
          <w:rFonts w:hint="eastAsia"/>
        </w:rPr>
        <w:t>图像完成预处理后，使用卷积层来对图像</w:t>
      </w:r>
      <w:r w:rsidR="00921049">
        <w:rPr>
          <w:rFonts w:hint="eastAsia"/>
        </w:rPr>
        <w:t>切片</w:t>
      </w:r>
      <w:r>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函数更加接近生物神经细胞的激活模式，并且因</w:t>
      </w:r>
      <w:r w:rsidR="004910B3">
        <w:rPr>
          <w:rFonts w:hint="eastAsia"/>
        </w:rPr>
        <w:lastRenderedPageBreak/>
        <w:t>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1A172E0E" w14:textId="77777777" w:rsidR="004F4F7A"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p>
    <w:p w14:paraId="5FFC9C27" w14:textId="007FC5E1" w:rsidR="001852CB" w:rsidRDefault="00D0107F" w:rsidP="004F4F7A">
      <w:pPr>
        <w:ind w:firstLine="480"/>
      </w:pPr>
      <w:r>
        <w:rPr>
          <w:rFonts w:hint="eastAsia"/>
        </w:rPr>
        <w:t xml:space="preserve">             </w:t>
      </w:r>
      <w:r w:rsidR="004F4F7A">
        <w:t xml:space="preserve"> </w:t>
      </w:r>
    </w:p>
    <w:p w14:paraId="5A9F1CE1" w14:textId="01C21684" w:rsidR="00D00076" w:rsidRDefault="00952135" w:rsidP="0025052C">
      <w:pPr>
        <w:pStyle w:val="2"/>
        <w:rPr>
          <w:noProof/>
        </w:rPr>
      </w:pPr>
      <w:bookmarkStart w:id="51" w:name="_Toc47709157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1"/>
    </w:p>
    <w:p w14:paraId="6AA8FB3E" w14:textId="2143199A" w:rsidR="00050BA9" w:rsidRDefault="00911399" w:rsidP="00C931D3">
      <w:pPr>
        <w:ind w:firstLineChars="0" w:firstLine="480"/>
      </w:pPr>
      <w:r>
        <w:t xml:space="preserve">        </w:t>
      </w:r>
      <w:r w:rsidR="000D47DC">
        <w:object w:dxaOrig="7376" w:dyaOrig="5140" w14:anchorId="2C667ECB">
          <v:shape id="_x0000_i1031" type="#_x0000_t75" style="width:259.25pt;height:179.65pt" o:ole="">
            <v:imagedata r:id="rId50" o:title=""/>
          </v:shape>
          <o:OLEObject Type="Embed" ProgID="Visio.Drawing.11" ShapeID="_x0000_i1031" DrawAspect="Content" ObjectID="_1550848184" r:id="rId51"/>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4EDCD106" w:rsidR="00B53068" w:rsidRPr="008771EC" w:rsidRDefault="00B53068" w:rsidP="00B53068">
      <w:pPr>
        <w:ind w:firstLineChars="0" w:firstLine="0"/>
        <w:rPr>
          <w:rFonts w:eastAsiaTheme="minorEastAsia"/>
        </w:rPr>
      </w:pPr>
      <w:r>
        <w:rPr>
          <w:rFonts w:hint="eastAsia"/>
          <w:noProof/>
        </w:rPr>
        <w:t xml:space="preserve">    </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3E9AE376" w14:textId="4DCC346A" w:rsidR="00F950AA" w:rsidRDefault="00AF0371" w:rsidP="007E75EB">
      <w:pPr>
        <w:pStyle w:val="2"/>
        <w:rPr>
          <w:noProof/>
        </w:rPr>
      </w:pPr>
      <w:bookmarkStart w:id="52" w:name="_Toc477091580"/>
      <w:r>
        <w:rPr>
          <w:rFonts w:hint="eastAsia"/>
          <w:noProof/>
        </w:rPr>
        <w:t>3.</w:t>
      </w:r>
      <w:r w:rsidR="00952135">
        <w:rPr>
          <w:noProof/>
        </w:rPr>
        <w:t>6</w:t>
      </w:r>
      <w:r>
        <w:rPr>
          <w:noProof/>
        </w:rPr>
        <w:t xml:space="preserve"> </w:t>
      </w:r>
      <w:r w:rsidR="00DF1E59">
        <w:rPr>
          <w:rFonts w:hint="eastAsia"/>
          <w:noProof/>
        </w:rPr>
        <w:t>CTC解码</w:t>
      </w:r>
      <w:bookmarkEnd w:id="52"/>
    </w:p>
    <w:p w14:paraId="29D6584B" w14:textId="72A16B38" w:rsidR="00163149" w:rsidRDefault="00F8211D" w:rsidP="00163149">
      <w:pPr>
        <w:ind w:firstLine="480"/>
        <w:rPr>
          <w:rFonts w:asciiTheme="minorHAnsi" w:eastAsiaTheme="minorEastAsia" w:hAnsiTheme="minorHAnsi"/>
          <w:noProof/>
        </w:rPr>
      </w:pPr>
      <w:r>
        <w:rPr>
          <w:rFonts w:asciiTheme="minorHAnsi" w:eastAsiaTheme="minorEastAsia" w:hAnsiTheme="minorHAnsi"/>
          <w:noProof/>
        </w:rPr>
        <w:t xml:space="preserve">              </w:t>
      </w:r>
      <w:r w:rsidR="00DD0FB2">
        <w:rPr>
          <w:rFonts w:asciiTheme="minorHAnsi" w:eastAsiaTheme="minorEastAsia" w:hAnsiTheme="minorHAnsi"/>
          <w:noProof/>
        </w:rPr>
        <w:t xml:space="preserve">          </w:t>
      </w:r>
      <w:r>
        <w:rPr>
          <w:rFonts w:asciiTheme="minorHAnsi" w:eastAsiaTheme="minorEastAsia" w:hAnsiTheme="minorHAnsi"/>
          <w:noProof/>
        </w:rPr>
        <w:t xml:space="preserve">   </w:t>
      </w:r>
      <w:r w:rsidR="00163149">
        <w:rPr>
          <w:noProof/>
        </w:rPr>
        <w:drawing>
          <wp:inline distT="0" distB="0" distL="0" distR="0" wp14:anchorId="42D47AD3" wp14:editId="3AE867BE">
            <wp:extent cx="3140217" cy="1828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8305" cy="1850982"/>
                    </a:xfrm>
                    <a:prstGeom prst="rect">
                      <a:avLst/>
                    </a:prstGeom>
                  </pic:spPr>
                </pic:pic>
              </a:graphicData>
            </a:graphic>
          </wp:inline>
        </w:drawing>
      </w:r>
    </w:p>
    <w:p w14:paraId="3B8E5769" w14:textId="4E0899C1" w:rsidR="00163149" w:rsidRPr="009C77FE" w:rsidRDefault="00163149" w:rsidP="009C77FE">
      <w:pPr>
        <w:ind w:firstLine="440"/>
        <w:jc w:val="center"/>
        <w:rPr>
          <w:noProof/>
          <w:sz w:val="22"/>
        </w:rPr>
      </w:pPr>
      <w:r w:rsidRPr="00C31085">
        <w:rPr>
          <w:rFonts w:hint="eastAsia"/>
          <w:noProof/>
          <w:sz w:val="22"/>
        </w:rPr>
        <w:t>图</w:t>
      </w:r>
      <w:r w:rsidR="00AB3F55">
        <w:rPr>
          <w:rFonts w:hint="eastAsia"/>
          <w:noProof/>
          <w:sz w:val="22"/>
        </w:rPr>
        <w:t>3-5</w:t>
      </w:r>
      <w:r w:rsidR="00AB3F55">
        <w:rPr>
          <w:noProof/>
          <w:sz w:val="22"/>
        </w:rPr>
        <w:t xml:space="preserve"> </w:t>
      </w:r>
      <w:r w:rsidRPr="00C31085">
        <w:rPr>
          <w:rFonts w:hint="eastAsia"/>
          <w:noProof/>
          <w:sz w:val="22"/>
        </w:rPr>
        <w:t>CTC路径搜索示意图</w:t>
      </w:r>
    </w:p>
    <w:p w14:paraId="1D914D3A" w14:textId="43080D65" w:rsidR="00C77F75" w:rsidRDefault="007B5388" w:rsidP="00BD5FA5">
      <w:pPr>
        <w:ind w:firstLine="480"/>
        <w:rPr>
          <w:noProof/>
        </w:rPr>
      </w:pPr>
      <w:r>
        <w:rPr>
          <w:rFonts w:hint="eastAsia"/>
          <w:noProof/>
        </w:rPr>
        <w:lastRenderedPageBreak/>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9C446B">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w:t>
      </w:r>
      <w:r w:rsidR="006F36AE">
        <w:rPr>
          <w:rFonts w:hint="eastAsia"/>
          <w:noProof/>
        </w:rPr>
        <w:t>3-5</w:t>
      </w:r>
      <w:r w:rsidR="00820EFF">
        <w:rPr>
          <w:rFonts w:hint="eastAsia"/>
          <w:noProof/>
        </w:rPr>
        <w:t>是CTC对LSTM网络输出到数据标签的路径搜索示意图。</w:t>
      </w:r>
    </w:p>
    <w:p w14:paraId="4872AE96" w14:textId="6308B8FE" w:rsidR="00480825" w:rsidRDefault="00AB011C" w:rsidP="007673F6">
      <w:pPr>
        <w:ind w:firstLine="480"/>
        <w:rPr>
          <w:rFonts w:asciiTheme="minorHAnsi" w:hAnsiTheme="minorHAnsi"/>
          <w:noProof/>
        </w:rPr>
      </w:pPr>
      <w:r w:rsidRPr="00874BCF">
        <w:rPr>
          <w:rFonts w:hint="eastAsia"/>
          <w:noProof/>
        </w:rPr>
        <w:t>通过图</w:t>
      </w:r>
      <w:r w:rsidR="001C53ED">
        <w:rPr>
          <w:rFonts w:hint="eastAsia"/>
          <w:noProof/>
        </w:rPr>
        <w:t>3-5</w:t>
      </w:r>
      <w:r w:rsidRPr="00874BCF">
        <w:rPr>
          <w:rFonts w:hint="eastAsia"/>
          <w:noProof/>
        </w:rPr>
        <w:t>可以发现，CTC在数据标签中增加空白标签来分割标签之间的间隔，</w:t>
      </w:r>
      <w:r w:rsidRPr="0095374A">
        <w:rPr>
          <w:rFonts w:hint="eastAsia"/>
          <w:noProof/>
        </w:rPr>
        <w:t>最后会把空白符号</w:t>
      </w:r>
      <w:r w:rsidR="00065385">
        <w:rPr>
          <w:rFonts w:hint="eastAsia"/>
          <w:noProof/>
        </w:rPr>
        <w:t>（black）</w:t>
      </w:r>
      <w:r w:rsidRPr="0095374A">
        <w:rPr>
          <w:rFonts w:hint="eastAsia"/>
          <w:noProof/>
        </w:rPr>
        <w:t>和预测出的重复符号消除</w:t>
      </w:r>
      <w:r w:rsidRPr="00874BCF">
        <w:rPr>
          <w:rFonts w:hint="eastAsia"/>
          <w:noProof/>
        </w:rPr>
        <w:t>。假设输入</w:t>
      </w:r>
      <m:oMath>
        <m:r>
          <m:rPr>
            <m:sty m:val="p"/>
          </m:rPr>
          <w:rPr>
            <w:rFonts w:ascii="Cambria Math" w:hAnsi="Cambria Math" w:hint="eastAsia"/>
            <w:noProof/>
          </w:rPr>
          <m:t>x</m:t>
        </m:r>
      </m:oMath>
      <w:r>
        <w:rPr>
          <w:rFonts w:hint="eastAsia"/>
          <w:noProof/>
        </w:rPr>
        <w:t>，标签为</w:t>
      </w:r>
      <m:oMath>
        <m:r>
          <m:rPr>
            <m:sty m:val="p"/>
          </m:rPr>
          <w:rPr>
            <w:rFonts w:ascii="Cambria Math" w:hAnsi="Cambria Math"/>
            <w:noProof/>
          </w:rPr>
          <m:t>z</m:t>
        </m:r>
      </m:oMath>
      <w:r>
        <w:rPr>
          <w:rFonts w:hint="eastAsia"/>
          <w:noProof/>
        </w:rPr>
        <w:t>，数据集为</w:t>
      </w:r>
      <m:oMath>
        <m:r>
          <m:rPr>
            <m:sty m:val="p"/>
          </m:rPr>
          <w:rPr>
            <w:rFonts w:ascii="Cambria Math" w:hAnsi="Cambria Math"/>
            <w:noProof/>
          </w:rPr>
          <m:t>S</m:t>
        </m:r>
      </m:oMath>
      <w:r>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Pr>
          <w:rFonts w:hint="eastAsia"/>
          <w:noProof/>
        </w:rPr>
        <w:t>。</w:t>
      </w:r>
      <w:r>
        <w:rPr>
          <w:rFonts w:asciiTheme="minorHAnsi" w:hAnsiTheme="minorHAnsi" w:hint="eastAsia"/>
          <w:noProof/>
        </w:rPr>
        <w:t>CTC</w:t>
      </w:r>
      <w:r>
        <w:rPr>
          <w:rFonts w:asciiTheme="minorHAnsi" w:hAnsiTheme="minorHAnsi" w:hint="eastAsia"/>
          <w:noProof/>
        </w:rPr>
        <w:t>技术使得模型从输入端输入数据后可以在输出端直接取得识别结果，实现了端到端训练算法。</w:t>
      </w:r>
    </w:p>
    <w:p w14:paraId="0CA370F1" w14:textId="629FCADE" w:rsidR="00083CCD" w:rsidRDefault="00480825" w:rsidP="007673F6">
      <w:pPr>
        <w:ind w:firstLine="480"/>
        <w:rPr>
          <w:noProof/>
        </w:rPr>
      </w:pPr>
      <w:r>
        <w:rPr>
          <w:noProof/>
        </w:rPr>
        <w:t xml:space="preserve">          </w:t>
      </w:r>
      <w:r w:rsidR="00083CCD">
        <w:rPr>
          <w:noProof/>
        </w:rPr>
        <w:t xml:space="preserve">  </w:t>
      </w:r>
      <w:r>
        <w:rPr>
          <w:noProof/>
        </w:rPr>
        <w:t xml:space="preserve"> </w:t>
      </w:r>
    </w:p>
    <w:p w14:paraId="5EA033DF" w14:textId="6EED92AB" w:rsidR="00820EFF" w:rsidRPr="00891361" w:rsidRDefault="00CD6444" w:rsidP="003E5EC2">
      <w:pPr>
        <w:ind w:firstLineChars="0" w:firstLine="0"/>
        <w:rPr>
          <w:rFonts w:asciiTheme="minorHAnsi" w:hAnsiTheme="minorHAnsi"/>
          <w:noProof/>
          <w:sz w:val="22"/>
        </w:rPr>
      </w:pPr>
      <w:r w:rsidRPr="00891361">
        <w:rPr>
          <w:noProof/>
          <w:sz w:val="22"/>
        </w:rPr>
        <w:br w:type="page"/>
      </w:r>
    </w:p>
    <w:p w14:paraId="768A8E79" w14:textId="75E135D3" w:rsidR="002C255D" w:rsidRPr="00617977" w:rsidRDefault="00517838" w:rsidP="00617977">
      <w:pPr>
        <w:pStyle w:val="1"/>
        <w:ind w:firstLine="600"/>
      </w:pPr>
      <w:bookmarkStart w:id="53" w:name="_Toc477091581"/>
      <w:r w:rsidRPr="00617977">
        <w:rPr>
          <w:rFonts w:hint="eastAsia"/>
        </w:rPr>
        <w:lastRenderedPageBreak/>
        <w:t xml:space="preserve">第四章  </w:t>
      </w:r>
      <w:r w:rsidR="005B35BB">
        <w:rPr>
          <w:rFonts w:hint="eastAsia"/>
        </w:rPr>
        <w:t>自然场景文本识别实验</w:t>
      </w:r>
      <w:bookmarkEnd w:id="53"/>
    </w:p>
    <w:p w14:paraId="616F7266" w14:textId="05F3BACD"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9C446B">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9C446B">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9C446B">
        <w:rPr>
          <w:noProof/>
          <w:vertAlign w:val="superscript"/>
        </w:rPr>
        <w:t>[29]</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9C446B">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54" w:name="_Toc477091582"/>
      <w:r>
        <w:rPr>
          <w:rFonts w:hint="eastAsia"/>
          <w:noProof/>
        </w:rPr>
        <w:t>4.1</w:t>
      </w:r>
      <w:r>
        <w:rPr>
          <w:noProof/>
        </w:rPr>
        <w:t xml:space="preserve"> </w:t>
      </w:r>
      <w:r w:rsidR="00DA2ACF">
        <w:rPr>
          <w:rFonts w:hint="eastAsia"/>
          <w:noProof/>
        </w:rPr>
        <w:t>实验环境介绍</w:t>
      </w:r>
      <w:bookmarkEnd w:id="54"/>
    </w:p>
    <w:p w14:paraId="515C8F5E" w14:textId="0CDAAF62" w:rsidR="007E2066" w:rsidRDefault="00DA2ACF" w:rsidP="00DA2ACF">
      <w:pPr>
        <w:pStyle w:val="3"/>
      </w:pPr>
      <w:bookmarkStart w:id="55" w:name="_Toc477091583"/>
      <w:r>
        <w:rPr>
          <w:rFonts w:hint="eastAsia"/>
        </w:rPr>
        <w:t>4.1.1</w:t>
      </w:r>
      <w:r w:rsidR="007E2066">
        <w:rPr>
          <w:rFonts w:hint="eastAsia"/>
        </w:rPr>
        <w:t>不同深度学习开发</w:t>
      </w:r>
      <w:r w:rsidR="00A544B3">
        <w:rPr>
          <w:rFonts w:hint="eastAsia"/>
        </w:rPr>
        <w:t>框架对比</w:t>
      </w:r>
      <w:bookmarkEnd w:id="55"/>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3AC71BB9" w:rsidR="00EC6A76" w:rsidRDefault="0046612D" w:rsidP="00A445F7">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500F135C" w:rsidR="00802CF1" w:rsidRDefault="00802CF1" w:rsidP="002F4BA0">
      <w:pPr>
        <w:ind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9C446B">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w:t>
      </w:r>
      <w:r w:rsidR="00824867">
        <w:rPr>
          <w:rFonts w:hint="eastAsia"/>
        </w:rPr>
        <w:lastRenderedPageBreak/>
        <w:t>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140664AB"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9C446B">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34DE6E65"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9C446B">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7E7E421B" w14:textId="56332FAF" w:rsidR="000C7929" w:rsidRDefault="000C7929" w:rsidP="00683EF5">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综合考虑多种框架，从易用性以及稳定性上考虑，选择TensorFlow作为本文的实验平台。</w:t>
      </w:r>
    </w:p>
    <w:p w14:paraId="66B9B4FE" w14:textId="7E7375E9" w:rsidR="0058165A" w:rsidRPr="0058165A" w:rsidRDefault="004C50AF" w:rsidP="00E55BA6">
      <w:pPr>
        <w:ind w:firstLineChars="0" w:firstLine="0"/>
      </w:pPr>
      <w:r>
        <w:t xml:space="preserve">                      </w:t>
      </w:r>
    </w:p>
    <w:p w14:paraId="7645E61E" w14:textId="64BD65D4" w:rsidR="00606526" w:rsidRDefault="00DA2ACF" w:rsidP="00DA2ACF">
      <w:pPr>
        <w:pStyle w:val="3"/>
      </w:pPr>
      <w:bookmarkStart w:id="56" w:name="_Toc477091584"/>
      <w:r>
        <w:rPr>
          <w:rFonts w:hint="eastAsia"/>
        </w:rPr>
        <w:t>4.1.2</w:t>
      </w:r>
      <w:r w:rsidR="00BA094C">
        <w:t xml:space="preserve"> </w:t>
      </w:r>
      <w:r w:rsidR="00606526">
        <w:rPr>
          <w:rFonts w:hint="eastAsia"/>
        </w:rPr>
        <w:t>基于GPU的训练</w:t>
      </w:r>
      <w:bookmarkEnd w:id="56"/>
    </w:p>
    <w:p w14:paraId="1A4709DE" w14:textId="5B457544"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Pr="008547C2" w:rsidRDefault="004312DD" w:rsidP="00610676">
      <w:pPr>
        <w:ind w:firstLine="480"/>
        <w:rPr>
          <w:noProof/>
          <w:color w:val="FF0000"/>
        </w:rPr>
      </w:pPr>
      <w:r>
        <w:rPr>
          <w:rFonts w:hint="eastAsia"/>
          <w:noProof/>
          <w:color w:val="FF0000"/>
        </w:rPr>
        <w:t>如图4-2，</w:t>
      </w:r>
      <w:r w:rsidR="0058128A" w:rsidRPr="008547C2">
        <w:rPr>
          <w:rFonts w:hint="eastAsia"/>
          <w:noProof/>
          <w:color w:val="FF0000"/>
        </w:rPr>
        <w:t>RNN识别验证码图片时，</w:t>
      </w:r>
      <w:r>
        <w:rPr>
          <w:rFonts w:hint="eastAsia"/>
          <w:noProof/>
          <w:color w:val="FF0000"/>
        </w:rPr>
        <w:t>对比</w:t>
      </w:r>
      <w:r w:rsidR="0058128A" w:rsidRPr="008547C2">
        <w:rPr>
          <w:rFonts w:hint="eastAsia"/>
          <w:noProof/>
          <w:color w:val="FF0000"/>
        </w:rPr>
        <w:t>batch</w:t>
      </w:r>
      <w:r w:rsidR="0058128A" w:rsidRPr="008547C2">
        <w:rPr>
          <w:noProof/>
          <w:color w:val="FF0000"/>
        </w:rPr>
        <w:t>size</w:t>
      </w:r>
      <w:r w:rsidR="0058128A" w:rsidRPr="008547C2">
        <w:rPr>
          <w:rFonts w:hint="eastAsia"/>
          <w:noProof/>
          <w:color w:val="FF0000"/>
        </w:rPr>
        <w:t>为</w:t>
      </w:r>
      <w:r w:rsidR="00556EFD" w:rsidRPr="008547C2">
        <w:rPr>
          <w:rFonts w:hint="eastAsia"/>
          <w:noProof/>
          <w:color w:val="FF0000"/>
        </w:rPr>
        <w:t>2500与2700</w:t>
      </w:r>
      <w:r w:rsidR="00675DDD">
        <w:rPr>
          <w:rFonts w:hint="eastAsia"/>
          <w:noProof/>
          <w:color w:val="FF0000"/>
        </w:rPr>
        <w:t>的实验</w:t>
      </w:r>
      <w:r w:rsidR="00556EFD" w:rsidRPr="008547C2">
        <w:rPr>
          <w:rFonts w:hint="eastAsia"/>
          <w:noProof/>
          <w:color w:val="FF0000"/>
        </w:rPr>
        <w:t>可以看到，batch</w:t>
      </w:r>
      <w:r w:rsidR="00556EFD" w:rsidRPr="008547C2">
        <w:rPr>
          <w:noProof/>
          <w:color w:val="FF0000"/>
        </w:rPr>
        <w:t>size</w:t>
      </w:r>
      <w:r w:rsidR="00556EFD" w:rsidRPr="008547C2">
        <w:rPr>
          <w:rFonts w:hint="eastAsia"/>
          <w:noProof/>
          <w:color w:val="FF0000"/>
        </w:rPr>
        <w:t>越大，Loss值下降越快</w:t>
      </w:r>
      <w:r w:rsidR="00617FE9" w:rsidRPr="008547C2">
        <w:rPr>
          <w:rFonts w:hint="eastAsia"/>
          <w:noProof/>
          <w:color w:val="FF0000"/>
        </w:rPr>
        <w:t>。意味着网络收敛更快。</w:t>
      </w:r>
      <w:r w:rsidR="0058128A" w:rsidRPr="008547C2">
        <w:rPr>
          <w:rFonts w:hint="eastAsia"/>
          <w:noProof/>
          <w:color w:val="FF0000"/>
        </w:rPr>
        <w:t xml:space="preserve">   </w:t>
      </w:r>
      <w:r w:rsidR="0058128A" w:rsidRPr="008547C2">
        <w:rPr>
          <w:noProof/>
          <w:color w:val="FF0000"/>
        </w:rPr>
        <w:t xml:space="preserve">     </w:t>
      </w:r>
      <w:r w:rsidR="00D22762" w:rsidRPr="008547C2">
        <w:rPr>
          <w:noProof/>
          <w:color w:val="FF0000"/>
        </w:rPr>
        <w:t xml:space="preserve">         </w:t>
      </w:r>
    </w:p>
    <w:p w14:paraId="12B0AB64" w14:textId="3179622C" w:rsidR="0058128A" w:rsidRDefault="004A6EDF" w:rsidP="00D22762">
      <w:pPr>
        <w:ind w:firstLineChars="83" w:firstLine="199"/>
        <w:rPr>
          <w:noProof/>
        </w:rPr>
      </w:pPr>
      <w:r>
        <w:rPr>
          <w:noProof/>
        </w:rPr>
        <w:t xml:space="preserve">                </w:t>
      </w:r>
      <w:r w:rsidR="0058128A">
        <w:rPr>
          <w:rFonts w:hint="eastAsia"/>
          <w:noProof/>
        </w:rPr>
        <w:drawing>
          <wp:inline distT="0" distB="0" distL="0" distR="0" wp14:anchorId="4A1F06AB" wp14:editId="512B7AF8">
            <wp:extent cx="3390900" cy="926322"/>
            <wp:effectExtent l="0" t="0" r="0" b="7620"/>
            <wp:docPr id="27" name="图片 27" descr="C:\Users\a\AppData\Local\Microsoft\Windows\INetCache\Content.Word\b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ppData\Local\Microsoft\Windows\INetCache\Content.Word\batch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23361" cy="935190"/>
                    </a:xfrm>
                    <a:prstGeom prst="rect">
                      <a:avLst/>
                    </a:prstGeom>
                    <a:noFill/>
                    <a:ln>
                      <a:noFill/>
                    </a:ln>
                  </pic:spPr>
                </pic:pic>
              </a:graphicData>
            </a:graphic>
          </wp:inline>
        </w:drawing>
      </w:r>
    </w:p>
    <w:p w14:paraId="62A56A33" w14:textId="678A0F21" w:rsidR="00D22762" w:rsidRPr="00D34688" w:rsidRDefault="00D34688" w:rsidP="00D34688">
      <w:pPr>
        <w:pStyle w:val="a3"/>
        <w:numPr>
          <w:ilvl w:val="0"/>
          <w:numId w:val="7"/>
        </w:numPr>
        <w:ind w:firstLineChars="0"/>
        <w:jc w:val="center"/>
        <w:rPr>
          <w:noProof/>
          <w:sz w:val="22"/>
        </w:rPr>
      </w:pPr>
      <w:r>
        <w:rPr>
          <w:noProof/>
          <w:sz w:val="22"/>
        </w:rPr>
        <w:t xml:space="preserve"> batchsize=2500</w:t>
      </w:r>
    </w:p>
    <w:p w14:paraId="4907A633" w14:textId="39058126" w:rsidR="00FF529D" w:rsidRDefault="004A6EDF" w:rsidP="00FF529D">
      <w:pPr>
        <w:ind w:firstLineChars="83" w:firstLine="199"/>
        <w:rPr>
          <w:noProof/>
        </w:rPr>
      </w:pPr>
      <w:r>
        <w:rPr>
          <w:noProof/>
        </w:rPr>
        <w:t xml:space="preserve">      </w:t>
      </w:r>
      <w:r w:rsidR="006D17BB">
        <w:rPr>
          <w:noProof/>
        </w:rPr>
        <w:t xml:space="preserve">        </w:t>
      </w:r>
      <w:r>
        <w:rPr>
          <w:noProof/>
        </w:rPr>
        <w:t xml:space="preserve"> </w:t>
      </w:r>
      <w:r w:rsidR="0058128A">
        <w:rPr>
          <w:noProof/>
        </w:rPr>
        <w:drawing>
          <wp:inline distT="0" distB="0" distL="0" distR="0" wp14:anchorId="7FADD064" wp14:editId="1DDD1421">
            <wp:extent cx="3645860" cy="1038225"/>
            <wp:effectExtent l="0" t="0" r="0" b="0"/>
            <wp:docPr id="62977" name="图片 62977" descr="C:\Users\a\AppData\Local\Microsoft\Windows\INetCache\Content.Word\b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ppData\Local\Microsoft\Windows\INetCache\Content.Word\batch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55610" cy="1041001"/>
                    </a:xfrm>
                    <a:prstGeom prst="rect">
                      <a:avLst/>
                    </a:prstGeom>
                    <a:noFill/>
                    <a:ln>
                      <a:noFill/>
                    </a:ln>
                  </pic:spPr>
                </pic:pic>
              </a:graphicData>
            </a:graphic>
          </wp:inline>
        </w:drawing>
      </w:r>
    </w:p>
    <w:p w14:paraId="571EDE39" w14:textId="3FBA4F1D" w:rsidR="00D22762" w:rsidRPr="00D34688" w:rsidRDefault="00D34688" w:rsidP="00D34688">
      <w:pPr>
        <w:pStyle w:val="a3"/>
        <w:numPr>
          <w:ilvl w:val="0"/>
          <w:numId w:val="7"/>
        </w:numPr>
        <w:ind w:firstLineChars="0"/>
        <w:jc w:val="center"/>
        <w:rPr>
          <w:noProof/>
          <w:sz w:val="22"/>
        </w:rPr>
      </w:pPr>
      <w:r>
        <w:rPr>
          <w:noProof/>
          <w:sz w:val="22"/>
        </w:rPr>
        <w:t>Batchsize=2700</w:t>
      </w:r>
    </w:p>
    <w:p w14:paraId="6E8B2755" w14:textId="23D5312B" w:rsidR="00FF529D" w:rsidRPr="008362B1" w:rsidRDefault="00FF529D" w:rsidP="008362B1">
      <w:pPr>
        <w:ind w:firstLineChars="0" w:firstLine="183"/>
        <w:jc w:val="center"/>
        <w:rPr>
          <w:noProof/>
          <w:sz w:val="22"/>
        </w:rPr>
      </w:pPr>
      <w:r w:rsidRPr="008362B1">
        <w:rPr>
          <w:rFonts w:hint="eastAsia"/>
          <w:noProof/>
          <w:sz w:val="22"/>
        </w:rPr>
        <w:t>图4-2</w:t>
      </w:r>
      <w:r w:rsidRPr="008362B1">
        <w:rPr>
          <w:noProof/>
          <w:sz w:val="22"/>
        </w:rPr>
        <w:t xml:space="preserve"> </w:t>
      </w:r>
      <w:r w:rsidR="00B66344" w:rsidRPr="008362B1">
        <w:rPr>
          <w:rFonts w:hint="eastAsia"/>
          <w:noProof/>
          <w:sz w:val="22"/>
        </w:rPr>
        <w:t>收敛速度比较</w:t>
      </w:r>
    </w:p>
    <w:p w14:paraId="761EA229" w14:textId="0D1F6651"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17DA48A0" w14:textId="670C924D" w:rsidR="00DA2ACF" w:rsidRPr="005B35BB" w:rsidRDefault="00DA2ACF" w:rsidP="00DA2ACF">
      <w:pPr>
        <w:pStyle w:val="3"/>
      </w:pPr>
      <w:bookmarkStart w:id="57" w:name="_Toc477091585"/>
      <w:r>
        <w:rPr>
          <w:rFonts w:hint="eastAsia"/>
        </w:rPr>
        <w:t>4.1.3</w:t>
      </w:r>
      <w:r>
        <w:t xml:space="preserve"> </w:t>
      </w:r>
      <w:r>
        <w:rPr>
          <w:rFonts w:hint="eastAsia"/>
        </w:rPr>
        <w:t>实验环境</w:t>
      </w:r>
      <w:bookmarkEnd w:id="57"/>
    </w:p>
    <w:p w14:paraId="2C20D65A" w14:textId="64410319" w:rsidR="00DA2ACF" w:rsidRDefault="00DA2ACF" w:rsidP="00DA2ACF">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9C446B">
        <w:rPr>
          <w:vertAlign w:val="superscript"/>
        </w:rPr>
        <w:t>[35]</w:t>
      </w:r>
      <w:r w:rsidRPr="007B46BB">
        <w:rPr>
          <w:vertAlign w:val="superscript"/>
        </w:rPr>
        <w:fldChar w:fldCharType="end"/>
      </w:r>
      <w:r>
        <w:rPr>
          <w:rFonts w:hint="eastAsia"/>
        </w:rPr>
        <w:t>进行神经网络训练。具体实验环境如表 4.1</w:t>
      </w:r>
      <w:r>
        <w:t xml:space="preserve"> </w:t>
      </w:r>
      <w:r>
        <w:rPr>
          <w:rFonts w:hint="eastAsia"/>
        </w:rPr>
        <w:t>所示。</w:t>
      </w:r>
    </w:p>
    <w:p w14:paraId="7E7F35B7" w14:textId="77777777" w:rsidR="00BA0B2D" w:rsidRPr="00524D28" w:rsidRDefault="00BA0B2D" w:rsidP="00DA2ACF">
      <w:pPr>
        <w:ind w:firstLine="480"/>
      </w:pPr>
    </w:p>
    <w:p w14:paraId="02CC0554" w14:textId="77777777" w:rsidR="00DA2ACF" w:rsidRPr="0005311A" w:rsidRDefault="00DA2ACF" w:rsidP="00DA2ACF">
      <w:pPr>
        <w:ind w:firstLine="440"/>
        <w:jc w:val="center"/>
        <w:rPr>
          <w:sz w:val="22"/>
        </w:rPr>
      </w:pPr>
      <w:r w:rsidRPr="0005311A">
        <w:rPr>
          <w:rFonts w:hint="eastAsia"/>
          <w:sz w:val="22"/>
        </w:rPr>
        <w:lastRenderedPageBreak/>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DA2ACF" w:rsidRPr="0033149E" w14:paraId="0F9C281F" w14:textId="77777777" w:rsidTr="000E750F">
        <w:tc>
          <w:tcPr>
            <w:tcW w:w="2155" w:type="dxa"/>
          </w:tcPr>
          <w:p w14:paraId="67F517B1" w14:textId="77777777" w:rsidR="00DA2ACF" w:rsidRPr="0033149E" w:rsidRDefault="00DA2ACF" w:rsidP="000E750F">
            <w:pPr>
              <w:ind w:firstLine="480"/>
              <w:rPr>
                <w:i/>
                <w:iCs/>
                <w:lang w:val="en"/>
              </w:rPr>
            </w:pPr>
            <w:r w:rsidRPr="0033149E">
              <w:rPr>
                <w:rFonts w:hint="eastAsia"/>
                <w:i/>
                <w:iCs/>
                <w:lang w:val="en"/>
              </w:rPr>
              <w:t>CPU</w:t>
            </w:r>
          </w:p>
        </w:tc>
        <w:tc>
          <w:tcPr>
            <w:tcW w:w="6288" w:type="dxa"/>
          </w:tcPr>
          <w:p w14:paraId="409AD9A3" w14:textId="77777777" w:rsidR="00DA2ACF" w:rsidRPr="0033149E" w:rsidRDefault="00DA2ACF" w:rsidP="000E750F">
            <w:pPr>
              <w:ind w:firstLine="480"/>
              <w:rPr>
                <w:i/>
                <w:iCs/>
                <w:lang w:val="en"/>
              </w:rPr>
            </w:pPr>
            <w:r w:rsidRPr="0033149E">
              <w:rPr>
                <w:i/>
                <w:iCs/>
                <w:lang w:val="en"/>
              </w:rPr>
              <w:t>Intel core i7-4790K</w:t>
            </w:r>
          </w:p>
        </w:tc>
      </w:tr>
      <w:tr w:rsidR="00DA2ACF" w:rsidRPr="0033149E" w14:paraId="74AD28AA" w14:textId="77777777" w:rsidTr="000E750F">
        <w:tc>
          <w:tcPr>
            <w:tcW w:w="2155" w:type="dxa"/>
          </w:tcPr>
          <w:p w14:paraId="74BBE1EF" w14:textId="77777777" w:rsidR="00DA2ACF" w:rsidRPr="0033149E" w:rsidRDefault="00DA2ACF" w:rsidP="000E750F">
            <w:pPr>
              <w:ind w:firstLine="480"/>
              <w:rPr>
                <w:i/>
                <w:iCs/>
                <w:lang w:val="en"/>
              </w:rPr>
            </w:pPr>
            <w:r w:rsidRPr="0033149E">
              <w:rPr>
                <w:rFonts w:hint="eastAsia"/>
                <w:i/>
                <w:iCs/>
                <w:lang w:val="en"/>
              </w:rPr>
              <w:t>GPU</w:t>
            </w:r>
          </w:p>
        </w:tc>
        <w:tc>
          <w:tcPr>
            <w:tcW w:w="6288" w:type="dxa"/>
          </w:tcPr>
          <w:p w14:paraId="66D78243" w14:textId="77777777" w:rsidR="00DA2ACF" w:rsidRPr="0033149E" w:rsidRDefault="00DA2ACF" w:rsidP="000E750F">
            <w:pPr>
              <w:ind w:firstLine="480"/>
              <w:rPr>
                <w:i/>
                <w:iCs/>
                <w:lang w:val="en"/>
              </w:rPr>
            </w:pPr>
            <w:r w:rsidRPr="0033149E">
              <w:rPr>
                <w:i/>
                <w:iCs/>
                <w:lang w:val="en"/>
              </w:rPr>
              <w:t>NVIDIA GTX980ti</w:t>
            </w:r>
          </w:p>
        </w:tc>
      </w:tr>
      <w:tr w:rsidR="00DA2ACF" w:rsidRPr="0033149E" w14:paraId="32CE5EA1" w14:textId="77777777" w:rsidTr="000E750F">
        <w:tc>
          <w:tcPr>
            <w:tcW w:w="2155" w:type="dxa"/>
          </w:tcPr>
          <w:p w14:paraId="31FE0A47" w14:textId="77777777" w:rsidR="00DA2ACF" w:rsidRPr="0033149E" w:rsidRDefault="00DA2ACF" w:rsidP="000E750F">
            <w:pPr>
              <w:ind w:firstLine="480"/>
              <w:rPr>
                <w:i/>
                <w:iCs/>
                <w:lang w:val="en"/>
              </w:rPr>
            </w:pPr>
            <w:r w:rsidRPr="0033149E">
              <w:rPr>
                <w:rFonts w:hint="eastAsia"/>
                <w:i/>
                <w:iCs/>
                <w:lang w:val="en"/>
              </w:rPr>
              <w:t>内存</w:t>
            </w:r>
          </w:p>
        </w:tc>
        <w:tc>
          <w:tcPr>
            <w:tcW w:w="6288" w:type="dxa"/>
          </w:tcPr>
          <w:p w14:paraId="79DD1DD5" w14:textId="77777777" w:rsidR="00DA2ACF" w:rsidRPr="0033149E" w:rsidRDefault="00DA2ACF" w:rsidP="000E750F">
            <w:pPr>
              <w:ind w:firstLine="480"/>
              <w:rPr>
                <w:i/>
                <w:iCs/>
                <w:lang w:val="en"/>
              </w:rPr>
            </w:pPr>
            <w:r w:rsidRPr="0033149E">
              <w:rPr>
                <w:i/>
                <w:iCs/>
                <w:lang w:val="en"/>
              </w:rPr>
              <w:t>16G</w:t>
            </w:r>
            <w:r w:rsidRPr="0033149E">
              <w:rPr>
                <w:rFonts w:hint="eastAsia"/>
                <w:i/>
                <w:iCs/>
                <w:lang w:val="en"/>
              </w:rPr>
              <w:t>B</w:t>
            </w:r>
          </w:p>
        </w:tc>
      </w:tr>
      <w:tr w:rsidR="00DA2ACF" w:rsidRPr="0033149E" w14:paraId="484DF2E2" w14:textId="77777777" w:rsidTr="000E750F">
        <w:tc>
          <w:tcPr>
            <w:tcW w:w="2155" w:type="dxa"/>
          </w:tcPr>
          <w:p w14:paraId="32110FD8" w14:textId="77777777" w:rsidR="00DA2ACF" w:rsidRPr="0033149E" w:rsidRDefault="00DA2ACF" w:rsidP="000E750F">
            <w:pPr>
              <w:ind w:firstLine="480"/>
              <w:rPr>
                <w:i/>
                <w:iCs/>
                <w:lang w:val="en"/>
              </w:rPr>
            </w:pPr>
            <w:r w:rsidRPr="0033149E">
              <w:rPr>
                <w:rFonts w:hint="eastAsia"/>
                <w:i/>
                <w:iCs/>
                <w:lang w:val="en"/>
              </w:rPr>
              <w:t>操作系统</w:t>
            </w:r>
          </w:p>
        </w:tc>
        <w:tc>
          <w:tcPr>
            <w:tcW w:w="6288" w:type="dxa"/>
          </w:tcPr>
          <w:p w14:paraId="5399A4A3" w14:textId="77777777" w:rsidR="00DA2ACF" w:rsidRPr="0033149E" w:rsidRDefault="00DA2ACF" w:rsidP="000E750F">
            <w:pPr>
              <w:ind w:firstLine="480"/>
              <w:rPr>
                <w:i/>
                <w:iCs/>
                <w:lang w:val="en"/>
              </w:rPr>
            </w:pPr>
            <w:r w:rsidRPr="0033149E">
              <w:rPr>
                <w:i/>
                <w:iCs/>
                <w:lang w:val="en"/>
              </w:rPr>
              <w:t>Ubuntu 14.04</w:t>
            </w:r>
          </w:p>
        </w:tc>
      </w:tr>
      <w:tr w:rsidR="00DA2ACF" w:rsidRPr="0033149E" w14:paraId="602B136D" w14:textId="77777777" w:rsidTr="000E750F">
        <w:tc>
          <w:tcPr>
            <w:tcW w:w="2155" w:type="dxa"/>
          </w:tcPr>
          <w:p w14:paraId="716B90A1" w14:textId="77777777" w:rsidR="00DA2ACF" w:rsidRPr="0033149E" w:rsidRDefault="00DA2ACF" w:rsidP="000E750F">
            <w:pPr>
              <w:ind w:firstLine="480"/>
              <w:rPr>
                <w:i/>
                <w:iCs/>
                <w:lang w:val="en"/>
              </w:rPr>
            </w:pPr>
            <w:r w:rsidRPr="0033149E">
              <w:rPr>
                <w:rFonts w:hint="eastAsia"/>
                <w:i/>
                <w:iCs/>
                <w:lang w:val="en"/>
              </w:rPr>
              <w:t>开发语言</w:t>
            </w:r>
          </w:p>
        </w:tc>
        <w:tc>
          <w:tcPr>
            <w:tcW w:w="6288" w:type="dxa"/>
          </w:tcPr>
          <w:p w14:paraId="46986A19" w14:textId="77777777" w:rsidR="00DA2ACF" w:rsidRPr="0033149E" w:rsidRDefault="00DA2ACF" w:rsidP="000E750F">
            <w:pPr>
              <w:ind w:firstLine="480"/>
              <w:rPr>
                <w:i/>
                <w:iCs/>
                <w:lang w:val="en"/>
              </w:rPr>
            </w:pPr>
            <w:r w:rsidRPr="0033149E">
              <w:rPr>
                <w:i/>
                <w:iCs/>
                <w:lang w:val="en"/>
              </w:rPr>
              <w:t>Python</w:t>
            </w:r>
          </w:p>
        </w:tc>
      </w:tr>
      <w:tr w:rsidR="00DA2ACF" w:rsidRPr="0033149E" w14:paraId="5AC1CE02" w14:textId="77777777" w:rsidTr="000E750F">
        <w:tc>
          <w:tcPr>
            <w:tcW w:w="2155" w:type="dxa"/>
          </w:tcPr>
          <w:p w14:paraId="6F952E56" w14:textId="77777777" w:rsidR="00DA2ACF" w:rsidRPr="0033149E" w:rsidRDefault="00DA2ACF" w:rsidP="000E750F">
            <w:pPr>
              <w:ind w:firstLine="480"/>
              <w:rPr>
                <w:i/>
                <w:iCs/>
                <w:lang w:val="en"/>
              </w:rPr>
            </w:pPr>
            <w:r w:rsidRPr="0033149E">
              <w:rPr>
                <w:rFonts w:hint="eastAsia"/>
                <w:i/>
                <w:iCs/>
                <w:lang w:val="en"/>
              </w:rPr>
              <w:t>GPU开发库</w:t>
            </w:r>
          </w:p>
        </w:tc>
        <w:tc>
          <w:tcPr>
            <w:tcW w:w="6288" w:type="dxa"/>
          </w:tcPr>
          <w:p w14:paraId="491F8F1B" w14:textId="77777777" w:rsidR="00DA2ACF" w:rsidRPr="0033149E" w:rsidRDefault="00DA2ACF" w:rsidP="000E750F">
            <w:pPr>
              <w:ind w:firstLine="480"/>
              <w:rPr>
                <w:i/>
                <w:iCs/>
                <w:lang w:val="en"/>
              </w:rPr>
            </w:pPr>
            <w:r w:rsidRPr="0033149E">
              <w:rPr>
                <w:i/>
                <w:iCs/>
                <w:lang w:val="en"/>
              </w:rPr>
              <w:t xml:space="preserve">CUDA 5.1 </w:t>
            </w:r>
          </w:p>
        </w:tc>
      </w:tr>
      <w:tr w:rsidR="00DA2ACF" w:rsidRPr="0033149E" w14:paraId="11B5AA0D" w14:textId="77777777" w:rsidTr="000E750F">
        <w:tc>
          <w:tcPr>
            <w:tcW w:w="2155" w:type="dxa"/>
          </w:tcPr>
          <w:p w14:paraId="5808FC57" w14:textId="77777777" w:rsidR="00DA2ACF" w:rsidRPr="0033149E" w:rsidRDefault="00DA2ACF" w:rsidP="000E750F">
            <w:pPr>
              <w:ind w:firstLine="480"/>
              <w:rPr>
                <w:i/>
                <w:iCs/>
                <w:lang w:val="en"/>
              </w:rPr>
            </w:pPr>
            <w:r w:rsidRPr="0033149E">
              <w:rPr>
                <w:rFonts w:hint="eastAsia"/>
                <w:i/>
                <w:iCs/>
                <w:lang w:val="en"/>
              </w:rPr>
              <w:t>图像处理库</w:t>
            </w:r>
          </w:p>
        </w:tc>
        <w:tc>
          <w:tcPr>
            <w:tcW w:w="6288" w:type="dxa"/>
          </w:tcPr>
          <w:p w14:paraId="6BC578BC" w14:textId="77777777" w:rsidR="00DA2ACF" w:rsidRPr="0033149E" w:rsidRDefault="00DA2ACF" w:rsidP="000E750F">
            <w:pPr>
              <w:ind w:firstLine="480"/>
              <w:rPr>
                <w:i/>
                <w:iCs/>
                <w:lang w:val="en"/>
              </w:rPr>
            </w:pPr>
            <w:r w:rsidRPr="0033149E">
              <w:rPr>
                <w:i/>
                <w:iCs/>
                <w:lang w:val="en"/>
              </w:rPr>
              <w:t>Opencv 3.1</w:t>
            </w:r>
          </w:p>
        </w:tc>
      </w:tr>
      <w:tr w:rsidR="00DA2ACF" w:rsidRPr="0033149E" w14:paraId="76104E4E" w14:textId="77777777" w:rsidTr="000E750F">
        <w:tc>
          <w:tcPr>
            <w:tcW w:w="2155" w:type="dxa"/>
          </w:tcPr>
          <w:p w14:paraId="014981FA" w14:textId="77777777" w:rsidR="00DA2ACF" w:rsidRPr="0033149E" w:rsidRDefault="00DA2ACF" w:rsidP="000E750F">
            <w:pPr>
              <w:ind w:firstLine="480"/>
              <w:rPr>
                <w:i/>
                <w:iCs/>
                <w:lang w:val="en"/>
              </w:rPr>
            </w:pPr>
            <w:r w:rsidRPr="0033149E">
              <w:rPr>
                <w:rFonts w:hint="eastAsia"/>
                <w:i/>
                <w:iCs/>
                <w:lang w:val="en"/>
              </w:rPr>
              <w:t>深度学习框架</w:t>
            </w:r>
          </w:p>
        </w:tc>
        <w:tc>
          <w:tcPr>
            <w:tcW w:w="6288" w:type="dxa"/>
          </w:tcPr>
          <w:p w14:paraId="7C0C11B5" w14:textId="77777777" w:rsidR="00DA2ACF" w:rsidRPr="0033149E" w:rsidRDefault="00DA2ACF" w:rsidP="000E750F">
            <w:pPr>
              <w:ind w:firstLine="480"/>
              <w:rPr>
                <w:i/>
                <w:iCs/>
                <w:lang w:val="en"/>
              </w:rPr>
            </w:pPr>
            <w:r w:rsidRPr="0033149E">
              <w:rPr>
                <w:i/>
                <w:iCs/>
                <w:lang w:val="en"/>
              </w:rPr>
              <w:t>Tensorflow 0.9</w:t>
            </w:r>
          </w:p>
        </w:tc>
      </w:tr>
    </w:tbl>
    <w:p w14:paraId="1FB50902" w14:textId="3DD0B812" w:rsidR="00362870" w:rsidRDefault="00362870" w:rsidP="001161A4">
      <w:pPr>
        <w:ind w:firstLine="480"/>
      </w:pPr>
    </w:p>
    <w:p w14:paraId="5038910C" w14:textId="7DE47DE3" w:rsidR="00DA2ACF" w:rsidRPr="00BA206C" w:rsidRDefault="00DA2ACF" w:rsidP="00DA2ACF">
      <w:pPr>
        <w:pStyle w:val="2"/>
        <w:tabs>
          <w:tab w:val="left" w:pos="6945"/>
        </w:tabs>
      </w:pPr>
      <w:bookmarkStart w:id="58" w:name="_Toc477091586"/>
      <w:r>
        <w:rPr>
          <w:rFonts w:hint="eastAsia"/>
        </w:rPr>
        <w:t>4.2</w:t>
      </w:r>
      <w:r>
        <w:t xml:space="preserve"> </w:t>
      </w:r>
      <w:r>
        <w:rPr>
          <w:rFonts w:hint="eastAsia"/>
        </w:rPr>
        <w:t>数据集选取</w:t>
      </w:r>
      <w:bookmarkEnd w:id="58"/>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77777777" w:rsidR="00DA2ACF" w:rsidRPr="009454A2" w:rsidRDefault="00DA2ACF" w:rsidP="00DA2ACF">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Pr="009454A2">
        <w:rPr>
          <w:rFonts w:asciiTheme="minorEastAsia" w:eastAsiaTheme="minorEastAsia" w:hAnsiTheme="minorEastAsia"/>
          <w:i/>
          <w:iCs/>
          <w:lang w:val="en"/>
        </w:rPr>
        <w:t xml:space="preserve"> Captcha</w:t>
      </w:r>
      <w:r w:rsidRPr="009454A2">
        <w:rPr>
          <w:rFonts w:asciiTheme="minorEastAsia" w:eastAsiaTheme="minorEastAsia" w:hAnsiTheme="minorEastAsia" w:hint="eastAsia"/>
          <w:i/>
          <w:iCs/>
          <w:lang w:val="en"/>
        </w:rPr>
        <w:t xml:space="preserve">生成的验证码图片    </w:t>
      </w:r>
      <w:r>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b</w:t>
      </w:r>
      <w:r w:rsidRPr="009454A2">
        <w:rPr>
          <w:rFonts w:asciiTheme="minorEastAsia" w:eastAsiaTheme="minorEastAsia" w:hAnsiTheme="minorEastAsia"/>
          <w:i/>
          <w:iCs/>
          <w:lang w:val="en"/>
        </w:rPr>
        <w:t xml:space="preserve">. </w:t>
      </w:r>
      <w:r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5D511CA4"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9C446B">
        <w:rPr>
          <w:vertAlign w:val="superscript"/>
          <w:lang w:val="en"/>
        </w:rPr>
        <w:t>[34]</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59" w:name="_Toc477091587"/>
      <w:r>
        <w:rPr>
          <w:rFonts w:hint="eastAsia"/>
          <w:lang w:val="en"/>
        </w:rPr>
        <w:t>4.</w:t>
      </w:r>
      <w:r>
        <w:rPr>
          <w:lang w:val="en"/>
        </w:rPr>
        <w:t>3</w:t>
      </w:r>
      <w:r w:rsidR="004E029D">
        <w:rPr>
          <w:rFonts w:hint="eastAsia"/>
          <w:lang w:val="en"/>
        </w:rPr>
        <w:t xml:space="preserve"> 实验</w:t>
      </w:r>
      <w:r w:rsidR="0025052C">
        <w:rPr>
          <w:rFonts w:hint="eastAsia"/>
          <w:lang w:val="en"/>
        </w:rPr>
        <w:t>流程</w:t>
      </w:r>
      <w:bookmarkEnd w:id="59"/>
    </w:p>
    <w:p w14:paraId="3BD68CFF" w14:textId="5BD555B1" w:rsidR="009A2702" w:rsidRPr="009A2702" w:rsidRDefault="009A2702" w:rsidP="009A2702">
      <w:pPr>
        <w:pStyle w:val="3"/>
      </w:pPr>
      <w:bookmarkStart w:id="60" w:name="_Toc477091588"/>
      <w:r w:rsidRPr="009A2702">
        <w:rPr>
          <w:rFonts w:hint="eastAsia"/>
        </w:rPr>
        <w:t>4.3.1 训练过程</w:t>
      </w:r>
      <w:bookmarkEnd w:id="60"/>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3D3560">
        <w:rPr>
          <w:rFonts w:hint="eastAsia"/>
          <w:highlight w:val="yellow"/>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312EF079" w14:textId="79B04CF9" w:rsidR="003D3560" w:rsidRDefault="003D3560" w:rsidP="003D3560">
      <w:pPr>
        <w:pStyle w:val="a3"/>
        <w:numPr>
          <w:ilvl w:val="0"/>
          <w:numId w:val="6"/>
        </w:numPr>
        <w:ind w:firstLineChars="0"/>
      </w:pPr>
      <w:r>
        <w:rPr>
          <w:rFonts w:hint="eastAsia"/>
        </w:rPr>
        <w:t>滑动窗切片：</w:t>
      </w:r>
      <w:r w:rsidR="00DC0B36">
        <w:rPr>
          <w:rFonts w:hint="eastAsia"/>
        </w:rPr>
        <w:t>图片大小为120</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w:t>
      </w:r>
      <w:r w:rsidR="008D6801">
        <w:rPr>
          <w:rFonts w:hint="eastAsia"/>
        </w:rPr>
        <w:t>滑动窗</w:t>
      </w:r>
      <w:r w:rsidR="00DC0B36">
        <w:rPr>
          <w:rFonts w:hint="eastAsia"/>
        </w:rPr>
        <w:t>大小为5</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，步长为</w:t>
      </w:r>
      <w:r w:rsidR="001505ED">
        <w:rPr>
          <w:rFonts w:hint="eastAsia"/>
        </w:rPr>
        <w:t>4个像素。</w:t>
      </w:r>
      <w:r w:rsidR="008D6801">
        <w:rPr>
          <w:rFonts w:hint="eastAsia"/>
        </w:rPr>
        <w:t>经过</w:t>
      </w:r>
      <w:r w:rsidR="00585F01">
        <w:rPr>
          <w:rFonts w:hint="eastAsia"/>
        </w:rPr>
        <w:t>所选用</w:t>
      </w:r>
      <w:r w:rsidR="008D6801">
        <w:rPr>
          <w:rFonts w:hint="eastAsia"/>
        </w:rPr>
        <w:t>图片</w:t>
      </w:r>
      <w:r w:rsidR="000E750F">
        <w:rPr>
          <w:rFonts w:hint="eastAsia"/>
        </w:rPr>
        <w:t>后，得到</w:t>
      </w:r>
      <w:r w:rsidR="008A0F4A">
        <w:rPr>
          <w:rFonts w:hint="eastAsia"/>
        </w:rPr>
        <w:t>29列切片。</w:t>
      </w:r>
      <w:r w:rsidR="00340FA6">
        <w:rPr>
          <w:rFonts w:hint="eastAsia"/>
        </w:rPr>
        <w:t>如图4-4</w:t>
      </w:r>
      <w:r w:rsidR="00ED46F4">
        <w:rPr>
          <w:rFonts w:hint="eastAsia"/>
        </w:rPr>
        <w:t xml:space="preserve"> </w:t>
      </w:r>
      <w:r w:rsidR="00340FA6">
        <w:rPr>
          <w:rFonts w:hint="eastAsia"/>
        </w:rPr>
        <w:t>所示。</w:t>
      </w:r>
    </w:p>
    <w:p w14:paraId="4B88BFB7" w14:textId="07E5ED8F" w:rsidR="003D3560" w:rsidRPr="003D3560" w:rsidRDefault="003D3560" w:rsidP="003D3560">
      <w:pPr>
        <w:pStyle w:val="a3"/>
        <w:numPr>
          <w:ilvl w:val="0"/>
          <w:numId w:val="6"/>
        </w:numPr>
        <w:ind w:firstLineChars="0"/>
        <w:rPr>
          <w:sz w:val="22"/>
          <w:lang w:val="en"/>
        </w:rPr>
      </w:pPr>
      <w:r>
        <w:rPr>
          <w:rFonts w:hint="eastAsia"/>
        </w:rPr>
        <w:lastRenderedPageBreak/>
        <w:t>CNN层处理：</w:t>
      </w:r>
      <w:r w:rsidR="001505ED">
        <w:rPr>
          <w:rFonts w:hint="eastAsia"/>
        </w:rPr>
        <w:t>卷积核大小为5</w:t>
      </w:r>
      <m:oMath>
        <m:r>
          <m:rPr>
            <m:sty m:val="p"/>
          </m:rPr>
          <w:rPr>
            <w:rFonts w:ascii="Cambria Math" w:hAnsi="Cambria Math"/>
          </w:rPr>
          <m:t>×</m:t>
        </m:r>
        <m:r>
          <m:rPr>
            <m:sty m:val="p"/>
          </m:rPr>
          <w:rPr>
            <w:rFonts w:ascii="Cambria Math" w:hAnsi="Cambria Math" w:hint="eastAsia"/>
          </w:rPr>
          <m:t>5</m:t>
        </m:r>
      </m:oMath>
      <w:r w:rsidR="005A49DE">
        <w:rPr>
          <w:rFonts w:hint="eastAsia"/>
        </w:rPr>
        <w:t>，步长为1。对于</w:t>
      </w:r>
      <w:r w:rsidR="00834F2C">
        <w:rPr>
          <w:rFonts w:hint="eastAsia"/>
        </w:rPr>
        <w:t>切</w:t>
      </w:r>
      <w:r w:rsidR="005A49DE">
        <w:rPr>
          <w:rFonts w:hint="eastAsia"/>
        </w:rPr>
        <w:t>片边缘，</w:t>
      </w:r>
      <w:r w:rsidR="0054778D">
        <w:rPr>
          <w:rFonts w:hint="eastAsia"/>
        </w:rPr>
        <w:t>使用0填充来使得</w:t>
      </w:r>
      <w:r w:rsidR="0075532C">
        <w:rPr>
          <w:rFonts w:hint="eastAsia"/>
        </w:rPr>
        <w:t>卷积后的feature</w:t>
      </w:r>
      <w:r w:rsidR="0075532C">
        <w:t xml:space="preserve"> </w:t>
      </w:r>
      <w:r w:rsidR="0075532C">
        <w:rPr>
          <w:rFonts w:hint="eastAsia"/>
        </w:rPr>
        <w:t>map大小</w:t>
      </w:r>
      <w:r w:rsidR="00834F2C">
        <w:rPr>
          <w:rFonts w:hint="eastAsia"/>
        </w:rPr>
        <w:t>保持</w:t>
      </w:r>
      <w:r w:rsidR="002923F8">
        <w:rPr>
          <w:rFonts w:hint="eastAsia"/>
        </w:rPr>
        <w:t>5</w:t>
      </w:r>
      <m:oMath>
        <m:r>
          <m:rPr>
            <m:sty m:val="p"/>
          </m:rPr>
          <w:rPr>
            <w:rFonts w:ascii="Cambria Math" w:hAnsi="Cambria Math"/>
          </w:rPr>
          <m:t>×</m:t>
        </m:r>
        <m:r>
          <m:rPr>
            <m:sty m:val="p"/>
          </m:rPr>
          <w:rPr>
            <w:rFonts w:ascii="Cambria Math" w:hAnsi="Cambria Math" w:hint="eastAsia"/>
          </w:rPr>
          <m:t>30</m:t>
        </m:r>
      </m:oMath>
      <w:r w:rsidR="0075532C">
        <w:rPr>
          <w:rFonts w:hint="eastAsia"/>
        </w:rPr>
        <w:t>。</w:t>
      </w:r>
      <w:r w:rsidR="00547C77">
        <w:rPr>
          <w:rFonts w:hint="eastAsia"/>
        </w:rPr>
        <w:t>对于每一个切片，我们使用</w:t>
      </w:r>
      <w:r w:rsidR="009730C9">
        <w:rPr>
          <w:rFonts w:hint="eastAsia"/>
        </w:rPr>
        <w:t>8个卷积核提取特征，</w:t>
      </w:r>
      <w:r w:rsidR="004A71BC">
        <w:rPr>
          <w:rFonts w:hint="eastAsia"/>
        </w:rPr>
        <w:t>加上偏置项后使用Relu函数激活，</w:t>
      </w:r>
      <w:r w:rsidR="009730C9">
        <w:rPr>
          <w:rFonts w:hint="eastAsia"/>
        </w:rPr>
        <w:t>得到8个feature</w:t>
      </w:r>
      <w:r w:rsidR="009730C9">
        <w:t xml:space="preserve"> </w:t>
      </w:r>
      <w:r w:rsidR="009730C9">
        <w:rPr>
          <w:rFonts w:hint="eastAsia"/>
        </w:rPr>
        <w:t>map</w:t>
      </w:r>
      <w:r w:rsidR="008A7DAB">
        <w:rPr>
          <w:rFonts w:hint="eastAsia"/>
        </w:rPr>
        <w:t>。</w:t>
      </w:r>
      <w:r w:rsidR="001C4E68">
        <w:rPr>
          <w:rFonts w:hint="eastAsia"/>
        </w:rPr>
        <w:t>为了减小</w:t>
      </w:r>
      <w:r w:rsidR="00364D22">
        <w:rPr>
          <w:rFonts w:hint="eastAsia"/>
        </w:rPr>
        <w:t>计算量，</w:t>
      </w:r>
      <w:r w:rsidR="009A5D24">
        <w:rPr>
          <w:rFonts w:hint="eastAsia"/>
        </w:rPr>
        <w:t>feature</w:t>
      </w:r>
      <w:r w:rsidR="009A5D24">
        <w:t xml:space="preserve"> </w:t>
      </w:r>
      <w:r w:rsidR="009A5D24">
        <w:rPr>
          <w:rFonts w:hint="eastAsia"/>
        </w:rPr>
        <w:t>map经过最大化池化</w:t>
      </w:r>
      <w:r w:rsidR="002C5D33">
        <w:rPr>
          <w:rFonts w:hint="eastAsia"/>
        </w:rPr>
        <w:t>，池化大小为2</w:t>
      </w:r>
      <m:oMath>
        <m:r>
          <m:rPr>
            <m:sty m:val="p"/>
          </m:rPr>
          <w:rPr>
            <w:rFonts w:ascii="Cambria Math" w:hAnsi="Cambria Math"/>
          </w:rPr>
          <m:t>×</m:t>
        </m:r>
        <m:r>
          <m:rPr>
            <m:sty m:val="p"/>
          </m:rPr>
          <w:rPr>
            <w:rFonts w:ascii="Cambria Math" w:hAnsi="Cambria Math" w:hint="eastAsia"/>
          </w:rPr>
          <m:t>2</m:t>
        </m:r>
      </m:oMath>
      <w:r w:rsidR="002C5D33">
        <w:rPr>
          <w:rFonts w:hint="eastAsia"/>
        </w:rPr>
        <w:t>，步长为1。池化后feature</w:t>
      </w:r>
      <w:r w:rsidR="002C5D33">
        <w:t xml:space="preserve"> </w:t>
      </w:r>
      <w:r w:rsidR="002C5D33">
        <w:rPr>
          <w:rFonts w:hint="eastAsia"/>
        </w:rPr>
        <w:t>map</w:t>
      </w:r>
      <w:r w:rsidR="00D63641">
        <w:rPr>
          <w:rFonts w:hint="eastAsia"/>
        </w:rPr>
        <w:t>减小为3</w:t>
      </w:r>
      <m:oMath>
        <m:r>
          <m:rPr>
            <m:sty m:val="p"/>
          </m:rPr>
          <w:rPr>
            <w:rFonts w:ascii="Cambria Math" w:hAnsi="Cambria Math"/>
          </w:rPr>
          <m:t>×</m:t>
        </m:r>
        <m:r>
          <m:rPr>
            <m:sty m:val="p"/>
          </m:rPr>
          <w:rPr>
            <w:rFonts w:ascii="Cambria Math" w:hAnsi="Cambria Math" w:hint="eastAsia"/>
          </w:rPr>
          <m:t>15</m:t>
        </m:r>
      </m:oMath>
      <w:r w:rsidR="00D63641">
        <w:rPr>
          <w:rFonts w:hint="eastAsia"/>
        </w:rPr>
        <w:t>。</w:t>
      </w:r>
    </w:p>
    <w:p w14:paraId="4461120C" w14:textId="615F44C2" w:rsidR="003D3560" w:rsidRPr="003D3560" w:rsidRDefault="003D3560" w:rsidP="003D3560">
      <w:pPr>
        <w:pStyle w:val="a3"/>
        <w:numPr>
          <w:ilvl w:val="0"/>
          <w:numId w:val="6"/>
        </w:numPr>
        <w:ind w:firstLineChars="0"/>
        <w:rPr>
          <w:sz w:val="22"/>
          <w:lang w:val="en"/>
        </w:rPr>
      </w:pPr>
      <w:r>
        <w:rPr>
          <w:rFonts w:hint="eastAsia"/>
          <w:lang w:val="en"/>
        </w:rPr>
        <w:t>RNN层处理：</w:t>
      </w:r>
      <w:r w:rsidR="00742223">
        <w:rPr>
          <w:rFonts w:hint="eastAsia"/>
          <w:lang w:val="en"/>
        </w:rPr>
        <w:t>CNN层的对每个图像切片提取特征后，得到8个feature</w:t>
      </w:r>
      <w:r w:rsidR="00742223">
        <w:rPr>
          <w:lang w:val="en"/>
        </w:rPr>
        <w:t xml:space="preserve"> </w:t>
      </w:r>
      <w:r w:rsidR="00742223">
        <w:rPr>
          <w:rFonts w:hint="eastAsia"/>
          <w:lang w:val="en"/>
        </w:rPr>
        <w:t>map。RNN的输入为8</w:t>
      </w:r>
      <m:oMath>
        <m:r>
          <m:rPr>
            <m:sty m:val="p"/>
          </m:rPr>
          <w:rPr>
            <w:rFonts w:ascii="Cambria Math" w:hAnsi="Cambria Math"/>
          </w:rPr>
          <m:t>×</m:t>
        </m:r>
      </m:oMath>
      <w:r w:rsidR="00742223">
        <w:rPr>
          <w:rFonts w:hint="eastAsia"/>
        </w:rPr>
        <w:t>3</w:t>
      </w:r>
      <m:oMath>
        <m:r>
          <m:rPr>
            <m:sty m:val="p"/>
          </m:rPr>
          <w:rPr>
            <w:rFonts w:ascii="Cambria Math" w:hAnsi="Cambria Math"/>
          </w:rPr>
          <m:t>×</m:t>
        </m:r>
        <m:r>
          <m:rPr>
            <m:sty m:val="p"/>
          </m:rPr>
          <w:rPr>
            <w:rFonts w:ascii="Cambria Math" w:hAnsi="Cambria Math" w:hint="eastAsia"/>
          </w:rPr>
          <m:t>15</m:t>
        </m:r>
      </m:oMath>
      <w:r w:rsidR="00742223">
        <w:rPr>
          <w:rFonts w:hint="eastAsia"/>
        </w:rPr>
        <w:t>。</w:t>
      </w:r>
      <w:r w:rsidR="00C75662">
        <w:rPr>
          <w:rFonts w:hint="eastAsia"/>
        </w:rPr>
        <w:t>经过线性转换</w:t>
      </w:r>
      <w:r w:rsidR="00FC00EB">
        <w:rPr>
          <w:rFonts w:hint="eastAsia"/>
        </w:rPr>
        <w:t>后，</w:t>
      </w:r>
      <w:r w:rsidR="006E26D3">
        <w:rPr>
          <w:rFonts w:hint="eastAsia"/>
        </w:rPr>
        <w:t>将8个feature</w:t>
      </w:r>
      <w:r w:rsidR="006E26D3">
        <w:t xml:space="preserve"> </w:t>
      </w:r>
      <w:r w:rsidR="006E26D3">
        <w:rPr>
          <w:rFonts w:hint="eastAsia"/>
        </w:rPr>
        <w:t>map转换为</w:t>
      </w:r>
      <w:r w:rsidR="00111A42">
        <w:rPr>
          <w:rFonts w:hint="eastAsia"/>
        </w:rPr>
        <w:t>1</w:t>
      </w:r>
      <m:oMath>
        <m:r>
          <m:rPr>
            <m:sty m:val="p"/>
          </m:rPr>
          <w:rPr>
            <w:rFonts w:ascii="Cambria Math" w:hAnsi="Cambria Math"/>
          </w:rPr>
          <m:t>×</m:t>
        </m:r>
        <m:r>
          <m:rPr>
            <m:sty m:val="p"/>
          </m:rPr>
          <w:rPr>
            <w:rFonts w:ascii="Cambria Math" w:hAnsi="Cambria Math" w:hint="eastAsia"/>
          </w:rPr>
          <m:t>100</m:t>
        </m:r>
      </m:oMath>
      <w:r w:rsidR="00111A42">
        <w:rPr>
          <w:rFonts w:hint="eastAsia"/>
        </w:rPr>
        <w:t>的</w:t>
      </w:r>
      <w:r w:rsidR="006D23FE">
        <w:rPr>
          <w:rFonts w:hint="eastAsia"/>
        </w:rPr>
        <w:t>向量</w:t>
      </w:r>
      <w:r w:rsidR="001226CA">
        <w:rPr>
          <w:rFonts w:hint="eastAsia"/>
        </w:rPr>
        <w:t>以适应RNN单元</w:t>
      </w:r>
      <w:r w:rsidR="000113F7">
        <w:rPr>
          <w:rFonts w:hint="eastAsia"/>
        </w:rPr>
        <w:t>的输入</w:t>
      </w:r>
      <w:r w:rsidR="006E4405">
        <w:rPr>
          <w:rFonts w:hint="eastAsia"/>
        </w:rPr>
        <w:t>。</w:t>
      </w:r>
      <w:r w:rsidR="009F0D0D">
        <w:rPr>
          <w:rFonts w:hint="eastAsia"/>
        </w:rPr>
        <w:t>RNN层有一个隐层，每层单个</w:t>
      </w:r>
      <w:r w:rsidR="003764AA">
        <w:rPr>
          <w:rFonts w:hint="eastAsia"/>
        </w:rPr>
        <w:t>RNN单元</w:t>
      </w:r>
      <w:r w:rsidR="009F0D0D">
        <w:rPr>
          <w:rFonts w:hint="eastAsia"/>
        </w:rPr>
        <w:t>含有</w:t>
      </w:r>
      <w:r w:rsidR="003764AA">
        <w:rPr>
          <w:rFonts w:hint="eastAsia"/>
        </w:rPr>
        <w:t>100个神经元</w:t>
      </w:r>
      <w:r w:rsidR="00D56F52">
        <w:rPr>
          <w:rFonts w:hint="eastAsia"/>
        </w:rPr>
        <w:t>。每个RNN单元产生</w:t>
      </w:r>
      <w:r w:rsidR="00DB47A6">
        <w:rPr>
          <w:rFonts w:hint="eastAsia"/>
        </w:rPr>
        <w:t>1*100的向量，经过线性转换为</w:t>
      </w:r>
      <w:r w:rsidR="009E6A6E">
        <w:rPr>
          <w:rFonts w:hint="eastAsia"/>
        </w:rPr>
        <w:t>各个RNN单元的分类结果</w:t>
      </w:r>
      <w:r w:rsidR="00DB47A6">
        <w:rPr>
          <w:rFonts w:hint="eastAsia"/>
        </w:rPr>
        <w:t>。</w:t>
      </w:r>
      <w:r w:rsidR="009F0D0D" w:rsidRPr="003D3560">
        <w:rPr>
          <w:sz w:val="22"/>
          <w:lang w:val="en"/>
        </w:rPr>
        <w:t xml:space="preserve"> </w:t>
      </w:r>
    </w:p>
    <w:p w14:paraId="5C73D68D" w14:textId="0EBAEF69" w:rsidR="003D3560" w:rsidRPr="003D3560" w:rsidRDefault="003D3560" w:rsidP="003D3560">
      <w:pPr>
        <w:pStyle w:val="a3"/>
        <w:numPr>
          <w:ilvl w:val="0"/>
          <w:numId w:val="6"/>
        </w:numPr>
        <w:ind w:firstLineChars="0"/>
        <w:rPr>
          <w:sz w:val="22"/>
          <w:lang w:val="en"/>
        </w:rPr>
      </w:pPr>
      <w:r>
        <w:rPr>
          <w:rFonts w:hint="eastAsia"/>
          <w:lang w:val="en"/>
        </w:rPr>
        <w:t>CTC解码：</w:t>
      </w:r>
      <w:r w:rsidR="00C2440D">
        <w:rPr>
          <w:rFonts w:hint="eastAsia"/>
          <w:lang w:val="en"/>
        </w:rPr>
        <w:t>RNN层输出的分类结果数有29个。</w:t>
      </w:r>
      <w:r w:rsidR="00E21DEA">
        <w:rPr>
          <w:rFonts w:hint="eastAsia"/>
          <w:lang w:val="en"/>
        </w:rPr>
        <w:t>通过与标签计算损失值loss。利用批量梯度更新（</w:t>
      </w:r>
      <w:r w:rsidR="00E21DEA">
        <w:rPr>
          <w:rFonts w:ascii="microsoft yahei" w:hAnsi="microsoft yahei"/>
          <w:color w:val="555555"/>
          <w:sz w:val="21"/>
          <w:szCs w:val="21"/>
          <w:shd w:val="clear" w:color="auto" w:fill="FFFFFF"/>
        </w:rPr>
        <w:t>stochastic gradient descent</w:t>
      </w:r>
      <w:r w:rsidR="00E21DEA">
        <w:rPr>
          <w:rFonts w:ascii="microsoft yahei" w:hAnsi="microsoft yahei" w:hint="eastAsia"/>
          <w:color w:val="555555"/>
          <w:sz w:val="21"/>
          <w:szCs w:val="21"/>
          <w:shd w:val="clear" w:color="auto" w:fill="FFFFFF"/>
        </w:rPr>
        <w:t>，</w:t>
      </w:r>
      <w:r w:rsidR="00E21DEA">
        <w:rPr>
          <w:rFonts w:ascii="microsoft yahei" w:hAnsi="microsoft yahei" w:hint="eastAsia"/>
          <w:color w:val="555555"/>
          <w:sz w:val="21"/>
          <w:szCs w:val="21"/>
          <w:shd w:val="clear" w:color="auto" w:fill="FFFFFF"/>
        </w:rPr>
        <w:t>SGD</w:t>
      </w:r>
      <w:r w:rsidR="00E21DEA">
        <w:rPr>
          <w:rFonts w:hint="eastAsia"/>
          <w:lang w:val="en"/>
        </w:rPr>
        <w:t>）来进行反向传播（Backpropagation algorithm, BP）来进行梯度更新。</w:t>
      </w:r>
      <w:r w:rsidR="005D3FE0" w:rsidRPr="00A85207">
        <w:rPr>
          <w:rFonts w:hint="eastAsia"/>
          <w:highlight w:val="yellow"/>
          <w:lang w:val="en"/>
        </w:rPr>
        <w:t>CTC层通过</w:t>
      </w:r>
      <w:r w:rsidR="002567AD" w:rsidRPr="00A85207">
        <w:rPr>
          <w:rFonts w:hint="eastAsia"/>
          <w:highlight w:val="yellow"/>
          <w:lang w:val="en"/>
        </w:rPr>
        <w:t>消除</w:t>
      </w:r>
      <w:r w:rsidR="005D3FE0" w:rsidRPr="00A85207">
        <w:rPr>
          <w:rFonts w:hint="eastAsia"/>
          <w:highlight w:val="yellow"/>
          <w:lang w:val="en"/>
        </w:rPr>
        <w:t>空白</w:t>
      </w:r>
      <w:r w:rsidR="002567AD" w:rsidRPr="00A85207">
        <w:rPr>
          <w:rFonts w:hint="eastAsia"/>
          <w:highlight w:val="yellow"/>
          <w:lang w:val="en"/>
        </w:rPr>
        <w:t>标签（black）与重复标签，最终解码为文本结果。</w:t>
      </w:r>
    </w:p>
    <w:p w14:paraId="33B356C4" w14:textId="77777777" w:rsidR="00317AC1" w:rsidRDefault="00E17106" w:rsidP="003D3560">
      <w:pPr>
        <w:ind w:left="480" w:firstLineChars="0" w:firstLine="0"/>
      </w:pPr>
      <w:r>
        <w:rPr>
          <w:rFonts w:hint="eastAsia"/>
        </w:rPr>
        <w:t>每个图片单独经过CNN层</w:t>
      </w:r>
      <w:r w:rsidR="002F4EED" w:rsidRPr="00C61580">
        <w:rPr>
          <w:noProof/>
        </w:rPr>
        <mc:AlternateContent>
          <mc:Choice Requires="wps">
            <w:drawing>
              <wp:anchor distT="45720" distB="45720" distL="114300" distR="114300" simplePos="0" relativeHeight="251673600" behindDoc="0" locked="0" layoutInCell="1" allowOverlap="1" wp14:anchorId="58608065" wp14:editId="49BA9BEC">
                <wp:simplePos x="0" y="0"/>
                <wp:positionH relativeFrom="column">
                  <wp:posOffset>-28839</wp:posOffset>
                </wp:positionH>
                <wp:positionV relativeFrom="paragraph">
                  <wp:posOffset>425056</wp:posOffset>
                </wp:positionV>
                <wp:extent cx="5398770" cy="4425315"/>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4425315"/>
                        </a:xfrm>
                        <a:prstGeom prst="rect">
                          <a:avLst/>
                        </a:prstGeom>
                        <a:solidFill>
                          <a:srgbClr val="FFFFFF"/>
                        </a:solidFill>
                        <a:ln w="9525">
                          <a:noFill/>
                          <a:miter lim="800000"/>
                          <a:headEnd/>
                          <a:tailEnd/>
                        </a:ln>
                      </wps:spPr>
                      <wps:txbx>
                        <w:txbxContent>
                          <w:p w14:paraId="1589BA76" w14:textId="25EE8625" w:rsidR="00027500" w:rsidRPr="00C61580" w:rsidRDefault="00027500" w:rsidP="00C61580">
                            <w:pPr>
                              <w:ind w:firstLine="480"/>
                              <w:jc w:val="center"/>
                              <w:rPr>
                                <w14:textOutline w14:w="9525" w14:cap="rnd" w14:cmpd="sng" w14:algn="ctr">
                                  <w14:noFill/>
                                  <w14:prstDash w14:val="solid"/>
                                  <w14:bevel/>
                                </w14:textOutline>
                              </w:rPr>
                            </w:pPr>
                            <w:r w:rsidRPr="00C61580">
                              <w:rPr>
                                <w:noProof/>
                                <w14:textOutline w14:w="9525" w14:cap="rnd" w14:cmpd="sng" w14:algn="ctr">
                                  <w14:noFill/>
                                  <w14:prstDash w14:val="solid"/>
                                  <w14:bevel/>
                                </w14:textOutline>
                              </w:rPr>
                              <w:drawing>
                                <wp:inline distT="0" distB="0" distL="0" distR="0" wp14:anchorId="3724ECE8" wp14:editId="3C2CBD91">
                                  <wp:extent cx="2980528" cy="3960000"/>
                                  <wp:effectExtent l="0" t="0" r="0" b="2540"/>
                                  <wp:docPr id="63407" name="图片 6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0528" cy="3960000"/>
                                          </a:xfrm>
                                          <a:prstGeom prst="rect">
                                            <a:avLst/>
                                          </a:prstGeom>
                                          <a:noFill/>
                                          <a:ln>
                                            <a:noFill/>
                                          </a:ln>
                                        </pic:spPr>
                                      </pic:pic>
                                    </a:graphicData>
                                  </a:graphic>
                                </wp:inline>
                              </w:drawing>
                            </w:r>
                          </w:p>
                          <w:p w14:paraId="4A9D0E56" w14:textId="4AB089CA" w:rsidR="00027500" w:rsidRPr="002F4EED" w:rsidRDefault="00027500" w:rsidP="00C61580">
                            <w:pPr>
                              <w:ind w:firstLine="480"/>
                              <w:jc w:val="center"/>
                              <w:rPr>
                                <w:color w:val="FF0000"/>
                                <w14:textOutline w14:w="9525" w14:cap="rnd" w14:cmpd="sng" w14:algn="ctr">
                                  <w14:noFill/>
                                  <w14:prstDash w14:val="solid"/>
                                  <w14:bevel/>
                                </w14:textOutline>
                              </w:rPr>
                            </w:pPr>
                            <w:r w:rsidRPr="002F4EED">
                              <w:rPr>
                                <w:color w:val="FF0000"/>
                                <w:highlight w:val="yellow"/>
                                <w14:textOutline w14:w="9525" w14:cap="rnd" w14:cmpd="sng" w14:algn="ctr">
                                  <w14:noFill/>
                                  <w14:prstDash w14:val="solid"/>
                                  <w14:bevel/>
                                </w14:textOutline>
                              </w:rPr>
                              <w:t>图4-</w:t>
                            </w:r>
                            <w:r>
                              <w:rPr>
                                <w:color w:val="FF0000"/>
                                <w:highlight w:val="yellow"/>
                                <w14:textOutline w14:w="9525" w14:cap="rnd" w14:cmpd="sng" w14:algn="ctr">
                                  <w14:noFill/>
                                  <w14:prstDash w14:val="solid"/>
                                  <w14:bevel/>
                                </w14:textOutline>
                              </w:rPr>
                              <w:t>4</w:t>
                            </w:r>
                            <w:r w:rsidRPr="002F4EED">
                              <w:rPr>
                                <w:color w:val="FF0000"/>
                                <w:highlight w:val="yellow"/>
                                <w14:textOutline w14:w="9525" w14:cap="rnd" w14:cmpd="sng" w14:algn="ctr">
                                  <w14:noFill/>
                                  <w14:prstDash w14:val="solid"/>
                                  <w14:bevel/>
                                </w14:textOutline>
                              </w:rPr>
                              <w:t xml:space="preserve"> 实验过程图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08065" id="_x0000_s1029" type="#_x0000_t202" style="position:absolute;left:0;text-align:left;margin-left:-2.25pt;margin-top:33.45pt;width:425.1pt;height:34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" stroked="f">
                <v:textbox>
                  <w:txbxContent>
                    <w:p w14:paraId="1589BA76" w14:textId="25EE8625" w:rsidR="00027500" w:rsidRPr="00C61580" w:rsidRDefault="00027500" w:rsidP="00C61580">
                      <w:pPr>
                        <w:ind w:firstLine="480"/>
                        <w:jc w:val="center"/>
                        <w:rPr>
                          <w14:textOutline w14:w="9525" w14:cap="rnd" w14:cmpd="sng" w14:algn="ctr">
                            <w14:noFill/>
                            <w14:prstDash w14:val="solid"/>
                            <w14:bevel/>
                          </w14:textOutline>
                        </w:rPr>
                      </w:pPr>
                      <w:r w:rsidRPr="00C61580">
                        <w:rPr>
                          <w:noProof/>
                          <w14:textOutline w14:w="9525" w14:cap="rnd" w14:cmpd="sng" w14:algn="ctr">
                            <w14:noFill/>
                            <w14:prstDash w14:val="solid"/>
                            <w14:bevel/>
                          </w14:textOutline>
                        </w:rPr>
                        <w:drawing>
                          <wp:inline distT="0" distB="0" distL="0" distR="0" wp14:anchorId="3724ECE8" wp14:editId="3C2CBD91">
                            <wp:extent cx="2980528" cy="3960000"/>
                            <wp:effectExtent l="0" t="0" r="0" b="2540"/>
                            <wp:docPr id="63407" name="图片 6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0528" cy="3960000"/>
                                    </a:xfrm>
                                    <a:prstGeom prst="rect">
                                      <a:avLst/>
                                    </a:prstGeom>
                                    <a:noFill/>
                                    <a:ln>
                                      <a:noFill/>
                                    </a:ln>
                                  </pic:spPr>
                                </pic:pic>
                              </a:graphicData>
                            </a:graphic>
                          </wp:inline>
                        </w:drawing>
                      </w:r>
                    </w:p>
                    <w:p w14:paraId="4A9D0E56" w14:textId="4AB089CA" w:rsidR="00027500" w:rsidRPr="002F4EED" w:rsidRDefault="00027500" w:rsidP="00C61580">
                      <w:pPr>
                        <w:ind w:firstLine="480"/>
                        <w:jc w:val="center"/>
                        <w:rPr>
                          <w:color w:val="FF0000"/>
                          <w14:textOutline w14:w="9525" w14:cap="rnd" w14:cmpd="sng" w14:algn="ctr">
                            <w14:noFill/>
                            <w14:prstDash w14:val="solid"/>
                            <w14:bevel/>
                          </w14:textOutline>
                        </w:rPr>
                      </w:pPr>
                      <w:r w:rsidRPr="002F4EED">
                        <w:rPr>
                          <w:color w:val="FF0000"/>
                          <w:highlight w:val="yellow"/>
                          <w14:textOutline w14:w="9525" w14:cap="rnd" w14:cmpd="sng" w14:algn="ctr">
                            <w14:noFill/>
                            <w14:prstDash w14:val="solid"/>
                            <w14:bevel/>
                          </w14:textOutline>
                        </w:rPr>
                        <w:t>图4-</w:t>
                      </w:r>
                      <w:r>
                        <w:rPr>
                          <w:color w:val="FF0000"/>
                          <w:highlight w:val="yellow"/>
                          <w14:textOutline w14:w="9525" w14:cap="rnd" w14:cmpd="sng" w14:algn="ctr">
                            <w14:noFill/>
                            <w14:prstDash w14:val="solid"/>
                            <w14:bevel/>
                          </w14:textOutline>
                        </w:rPr>
                        <w:t>4</w:t>
                      </w:r>
                      <w:r w:rsidRPr="002F4EED">
                        <w:rPr>
                          <w:color w:val="FF0000"/>
                          <w:highlight w:val="yellow"/>
                          <w14:textOutline w14:w="9525" w14:cap="rnd" w14:cmpd="sng" w14:algn="ctr">
                            <w14:noFill/>
                            <w14:prstDash w14:val="solid"/>
                            <w14:bevel/>
                          </w14:textOutline>
                        </w:rPr>
                        <w:t xml:space="preserve"> 实验过程图</w:t>
                      </w:r>
                    </w:p>
                  </w:txbxContent>
                </v:textbox>
                <w10:wrap type="topAndBottom"/>
              </v:shape>
            </w:pict>
          </mc:Fallback>
        </mc:AlternateContent>
      </w:r>
      <w:r w:rsidR="000812FE">
        <w:rPr>
          <w:rFonts w:hint="eastAsia"/>
        </w:rPr>
        <w:t>提取特征，将</w:t>
      </w:r>
      <w:r w:rsidR="00277FCB">
        <w:rPr>
          <w:rFonts w:hint="eastAsia"/>
        </w:rPr>
        <w:t>提取到的</w:t>
      </w:r>
      <w:r w:rsidR="000812FE">
        <w:rPr>
          <w:rFonts w:hint="eastAsia"/>
        </w:rPr>
        <w:t>各个切片的特征</w:t>
      </w:r>
      <w:r w:rsidR="00277FCB">
        <w:rPr>
          <w:rFonts w:hint="eastAsia"/>
        </w:rPr>
        <w:t>送入RNN网络</w:t>
      </w:r>
      <w:r w:rsidR="0021351C">
        <w:rPr>
          <w:rFonts w:hint="eastAsia"/>
        </w:rPr>
        <w:t>。</w:t>
      </w:r>
    </w:p>
    <w:p w14:paraId="0A20AA27" w14:textId="77777777" w:rsidR="00317AC1" w:rsidRDefault="00317AC1" w:rsidP="003D3560">
      <w:pPr>
        <w:ind w:left="480" w:firstLineChars="0" w:firstLine="0"/>
      </w:pPr>
    </w:p>
    <w:p w14:paraId="3707581D" w14:textId="4392DEE0" w:rsidR="00E73648" w:rsidRDefault="00E73648" w:rsidP="00E73648">
      <w:pPr>
        <w:pStyle w:val="3"/>
      </w:pPr>
      <w:bookmarkStart w:id="61" w:name="_Toc477091589"/>
      <w:r>
        <w:rPr>
          <w:rFonts w:hint="eastAsia"/>
        </w:rPr>
        <w:lastRenderedPageBreak/>
        <w:t>4.3.2</w:t>
      </w:r>
      <w:r>
        <w:t xml:space="preserve"> </w:t>
      </w:r>
      <w:r>
        <w:rPr>
          <w:rFonts w:hint="eastAsia"/>
        </w:rPr>
        <w:t>测试过程</w:t>
      </w:r>
      <w:bookmarkEnd w:id="61"/>
    </w:p>
    <w:p w14:paraId="4116C9E7" w14:textId="3AB66924" w:rsidR="003261CC" w:rsidRDefault="00C86507" w:rsidP="007C6989">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55C856A7" w14:textId="5F45C423" w:rsidR="005A279C" w:rsidRPr="005A279C" w:rsidRDefault="005A279C" w:rsidP="005A279C">
      <w:pPr>
        <w:pStyle w:val="2"/>
        <w:tabs>
          <w:tab w:val="left" w:pos="6945"/>
        </w:tabs>
      </w:pPr>
      <w:bookmarkStart w:id="62" w:name="_Toc477091590"/>
      <w:r>
        <w:rPr>
          <w:rFonts w:hint="eastAsia"/>
        </w:rPr>
        <w:t>4.4</w:t>
      </w:r>
      <w:r>
        <w:t xml:space="preserve"> </w:t>
      </w:r>
      <w:r>
        <w:rPr>
          <w:rFonts w:hint="eastAsia"/>
        </w:rPr>
        <w:t>drop</w:t>
      </w:r>
      <w:r>
        <w:t>out</w:t>
      </w:r>
      <w:bookmarkEnd w:id="62"/>
    </w:p>
    <w:p w14:paraId="1A6F20A6" w14:textId="13D0866C" w:rsidR="0025052C" w:rsidRDefault="0025052C" w:rsidP="0025052C">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9C446B">
        <w:rPr>
          <w:vertAlign w:val="superscript"/>
        </w:rPr>
        <w:t>[32]</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3444307C" w14:textId="66EA51DD" w:rsidR="0025052C" w:rsidRDefault="00E17106" w:rsidP="0025052C">
      <w:pPr>
        <w:ind w:firstLine="480"/>
        <w:rPr>
          <w:rFonts w:asciiTheme="minorEastAsia" w:eastAsiaTheme="minorEastAsia" w:hAnsiTheme="minorEastAsia"/>
        </w:rPr>
      </w:pPr>
      <w:r>
        <w:rPr>
          <w:rFonts w:asciiTheme="minorEastAsia" w:eastAsiaTheme="minorEastAsia" w:hAnsiTheme="minorEastAsia"/>
        </w:rPr>
        <w:t xml:space="preserve">            </w:t>
      </w:r>
      <w:r w:rsidR="0025052C">
        <w:rPr>
          <w:noProof/>
        </w:rPr>
        <w:drawing>
          <wp:inline distT="0" distB="0" distL="0" distR="0" wp14:anchorId="34D16C32" wp14:editId="61309619">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2013" cy="1772532"/>
                    </a:xfrm>
                    <a:prstGeom prst="rect">
                      <a:avLst/>
                    </a:prstGeom>
                  </pic:spPr>
                </pic:pic>
              </a:graphicData>
            </a:graphic>
          </wp:inline>
        </w:drawing>
      </w:r>
    </w:p>
    <w:p w14:paraId="3704D705" w14:textId="565FDBD6" w:rsidR="0025052C" w:rsidRDefault="0025052C" w:rsidP="0025052C">
      <w:pPr>
        <w:ind w:firstLineChars="90" w:firstLine="198"/>
        <w:rPr>
          <w:rFonts w:asciiTheme="minorEastAsia" w:eastAsiaTheme="minorEastAsia" w:hAnsiTheme="minorEastAsia"/>
        </w:rPr>
      </w:pPr>
      <w:r>
        <w:rPr>
          <w:rStyle w:val="50"/>
          <w:sz w:val="22"/>
        </w:rPr>
        <w:t xml:space="preserve">       </w:t>
      </w:r>
      <w:r w:rsidR="005C0095">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sidR="005C0095">
        <w:rPr>
          <w:rFonts w:hint="eastAsia"/>
          <w:sz w:val="22"/>
        </w:rPr>
        <w:t>(</w:t>
      </w:r>
      <w:r w:rsidR="005C0095">
        <w:rPr>
          <w:sz w:val="22"/>
        </w:rPr>
        <w:t>b</w:t>
      </w:r>
      <w:r w:rsidR="005C0095">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FB9A9B7" w14:textId="18795BFC" w:rsidR="0025052C" w:rsidRPr="00E50892" w:rsidRDefault="0025052C" w:rsidP="0025052C">
      <w:pPr>
        <w:ind w:firstLine="440"/>
        <w:jc w:val="center"/>
        <w:rPr>
          <w:sz w:val="22"/>
        </w:rPr>
      </w:pPr>
      <w:r w:rsidRPr="00E50892">
        <w:rPr>
          <w:rFonts w:hint="eastAsia"/>
          <w:sz w:val="22"/>
        </w:rPr>
        <w:t>图</w:t>
      </w:r>
      <w:r w:rsidR="0069256D">
        <w:rPr>
          <w:rFonts w:hint="eastAsia"/>
          <w:sz w:val="22"/>
        </w:rPr>
        <w:t xml:space="preserve"> 4-5</w:t>
      </w:r>
      <w:r w:rsidR="0069256D">
        <w:rPr>
          <w:sz w:val="22"/>
        </w:rPr>
        <w:t xml:space="preserve"> </w:t>
      </w:r>
      <w:r w:rsidRPr="00E50892">
        <w:rPr>
          <w:rFonts w:hint="eastAsia"/>
          <w:sz w:val="22"/>
        </w:rPr>
        <w:t>drop</w:t>
      </w:r>
      <w:r w:rsidRPr="00E50892">
        <w:rPr>
          <w:sz w:val="22"/>
        </w:rPr>
        <w:t>out</w:t>
      </w:r>
      <w:r w:rsidRPr="00E50892">
        <w:rPr>
          <w:rFonts w:hint="eastAsia"/>
          <w:sz w:val="22"/>
        </w:rPr>
        <w:t>示例</w:t>
      </w:r>
    </w:p>
    <w:p w14:paraId="20B0B596" w14:textId="38DC732C" w:rsidR="0025052C" w:rsidRPr="00C465A6" w:rsidRDefault="0025052C" w:rsidP="0025052C">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9C446B">
        <w:rPr>
          <w:vertAlign w:val="superscript"/>
        </w:rPr>
        <w:t>[33]</w:t>
      </w:r>
      <w:r w:rsidRPr="00883197">
        <w:rPr>
          <w:vertAlign w:val="superscript"/>
        </w:rPr>
        <w:fldChar w:fldCharType="end"/>
      </w:r>
      <w:r>
        <w:rPr>
          <w:rFonts w:hint="eastAsia"/>
        </w:rPr>
        <w:t>，取得了不错的效果。图</w:t>
      </w:r>
      <w:r w:rsidR="00714C3D">
        <w:rPr>
          <w:rFonts w:hint="eastAsia"/>
        </w:rPr>
        <w:t>4-6</w:t>
      </w:r>
      <w:r>
        <w:rPr>
          <w:rFonts w:hint="eastAsia"/>
        </w:rPr>
        <w:t>是RNN中dropout应用示例：</w:t>
      </w:r>
    </w:p>
    <w:p w14:paraId="363308BF" w14:textId="77777777" w:rsidR="0025052C" w:rsidRDefault="0025052C" w:rsidP="0025052C">
      <w:pPr>
        <w:ind w:firstLine="480"/>
      </w:pPr>
      <w:r>
        <w:t xml:space="preserve">                </w:t>
      </w:r>
      <w:r>
        <w:rPr>
          <w:noProof/>
        </w:rPr>
        <w:drawing>
          <wp:inline distT="0" distB="0" distL="0" distR="0" wp14:anchorId="1FFB386B" wp14:editId="03B0139A">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1427" cy="1898478"/>
                    </a:xfrm>
                    <a:prstGeom prst="rect">
                      <a:avLst/>
                    </a:prstGeom>
                  </pic:spPr>
                </pic:pic>
              </a:graphicData>
            </a:graphic>
          </wp:inline>
        </w:drawing>
      </w:r>
    </w:p>
    <w:p w14:paraId="5EE34547" w14:textId="1B11EA49" w:rsidR="0025052C" w:rsidRPr="00F14B22" w:rsidRDefault="0025052C" w:rsidP="0025052C">
      <w:pPr>
        <w:ind w:firstLine="440"/>
        <w:jc w:val="center"/>
        <w:rPr>
          <w:rFonts w:eastAsiaTheme="minorEastAsia"/>
          <w:sz w:val="22"/>
        </w:rPr>
      </w:pPr>
      <w:r w:rsidRPr="00F14B22">
        <w:rPr>
          <w:rFonts w:hint="eastAsia"/>
          <w:sz w:val="22"/>
        </w:rPr>
        <w:t>图</w:t>
      </w:r>
      <w:r w:rsidR="00ED7828">
        <w:rPr>
          <w:rFonts w:hint="eastAsia"/>
          <w:sz w:val="22"/>
        </w:rPr>
        <w:t>4-6</w:t>
      </w:r>
      <w:r w:rsidRPr="00F14B22">
        <w:rPr>
          <w:sz w:val="22"/>
        </w:rPr>
        <w:t xml:space="preserve"> </w:t>
      </w:r>
      <w:r w:rsidRPr="00F14B22">
        <w:rPr>
          <w:rFonts w:hint="eastAsia"/>
          <w:sz w:val="22"/>
        </w:rPr>
        <w:t>dropout在RNN中应用</w:t>
      </w:r>
    </w:p>
    <w:p w14:paraId="445EBE84" w14:textId="4FE58FFB" w:rsidR="0025052C" w:rsidRPr="0025052C" w:rsidRDefault="0025052C" w:rsidP="0025052C">
      <w:pPr>
        <w:ind w:firstLine="480"/>
        <w:rPr>
          <w:lang w:val="en"/>
        </w:rPr>
      </w:pPr>
      <w:r>
        <w:rPr>
          <w:rFonts w:hint="eastAsia"/>
        </w:rPr>
        <w:t>图中虚线代表应用dropout的连接。单步的层间连接进行一定概率的dropout，序列的循环连接不使用dropout。</w:t>
      </w:r>
    </w:p>
    <w:p w14:paraId="2EEABDCB" w14:textId="712BCBF3" w:rsidR="0025052C" w:rsidRDefault="0025052C" w:rsidP="0025052C">
      <w:pPr>
        <w:pStyle w:val="2"/>
        <w:rPr>
          <w:lang w:val="en"/>
        </w:rPr>
      </w:pPr>
      <w:bookmarkStart w:id="63" w:name="_Toc477091591"/>
      <w:r>
        <w:rPr>
          <w:rFonts w:hint="eastAsia"/>
          <w:lang w:val="en"/>
        </w:rPr>
        <w:lastRenderedPageBreak/>
        <w:t>4.</w:t>
      </w:r>
      <w:r w:rsidR="00DD5460">
        <w:rPr>
          <w:lang w:val="en"/>
        </w:rPr>
        <w:t>5</w:t>
      </w:r>
      <w:r>
        <w:rPr>
          <w:rFonts w:hint="eastAsia"/>
          <w:lang w:val="en"/>
        </w:rPr>
        <w:t xml:space="preserve"> 实验结果分析</w:t>
      </w:r>
      <w:bookmarkEnd w:id="63"/>
    </w:p>
    <w:p w14:paraId="1BB11BD1" w14:textId="72F5BECE" w:rsidR="0025052C" w:rsidRPr="0025052C" w:rsidRDefault="0025052C" w:rsidP="0025052C">
      <w:pPr>
        <w:pStyle w:val="3"/>
      </w:pPr>
      <w:bookmarkStart w:id="64" w:name="_Toc477091592"/>
      <w:r w:rsidRPr="0025052C">
        <w:rPr>
          <w:rFonts w:hint="eastAsia"/>
        </w:rPr>
        <w:t>4.</w:t>
      </w:r>
      <w:r w:rsidR="00DD5460">
        <w:rPr>
          <w:rFonts w:hint="eastAsia"/>
        </w:rPr>
        <w:t>5</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64"/>
    </w:p>
    <w:p w14:paraId="6964B4EB" w14:textId="02464F2A" w:rsidR="00E90275" w:rsidRPr="00217337"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A1BFE">
        <w:rPr>
          <w:rFonts w:hint="eastAsia"/>
          <w:lang w:val="en"/>
        </w:rPr>
        <w:t>4-7</w:t>
      </w:r>
      <w:r w:rsidR="009F4509">
        <w:rPr>
          <w:rFonts w:hint="eastAsia"/>
          <w:lang w:val="en"/>
        </w:rPr>
        <w:t>所示。</w:t>
      </w:r>
    </w:p>
    <w:p w14:paraId="5A8E5D87" w14:textId="78A046D0" w:rsidR="004F784E" w:rsidRDefault="007A24C9" w:rsidP="004F784E">
      <w:pPr>
        <w:ind w:firstLine="480"/>
        <w:rPr>
          <w:noProof/>
        </w:rPr>
      </w:pPr>
      <w:r>
        <w:rPr>
          <w:noProof/>
        </w:rPr>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2187" cy="1427931"/>
                    </a:xfrm>
                    <a:prstGeom prst="rect">
                      <a:avLst/>
                    </a:prstGeom>
                  </pic:spPr>
                </pic:pic>
              </a:graphicData>
            </a:graphic>
          </wp:inline>
        </w:drawing>
      </w:r>
    </w:p>
    <w:p w14:paraId="70743E30" w14:textId="6B742075" w:rsidR="00F04181" w:rsidRPr="00E90275" w:rsidRDefault="00F655CF" w:rsidP="00E90275">
      <w:pPr>
        <w:ind w:firstLine="440"/>
        <w:jc w:val="center"/>
        <w:rPr>
          <w:sz w:val="22"/>
          <w:lang w:val="en"/>
        </w:rPr>
      </w:pPr>
      <w:r>
        <w:rPr>
          <w:rFonts w:hint="eastAsia"/>
          <w:sz w:val="22"/>
          <w:lang w:val="en"/>
        </w:rPr>
        <w:t>(</w:t>
      </w:r>
      <w:r>
        <w:rPr>
          <w:sz w:val="22"/>
          <w:lang w:val="en"/>
        </w:rPr>
        <w:t>a</w:t>
      </w:r>
      <w:r>
        <w:rPr>
          <w:rFonts w:hint="eastAsia"/>
          <w:sz w:val="22"/>
          <w:lang w:val="en"/>
        </w:rPr>
        <w:t>)</w:t>
      </w:r>
      <w:r w:rsidR="00E90275" w:rsidRPr="00E90275">
        <w:rPr>
          <w:sz w:val="22"/>
          <w:lang w:val="en"/>
        </w:rPr>
        <w:t xml:space="preserve"> </w:t>
      </w:r>
      <w:r w:rsidR="00F04181" w:rsidRPr="00E90275">
        <w:rPr>
          <w:sz w:val="22"/>
          <w:lang w:val="en"/>
        </w:rPr>
        <w:t>RNN</w:t>
      </w:r>
      <w:r w:rsidR="00F04181" w:rsidRPr="00E90275">
        <w:rPr>
          <w:rFonts w:hint="eastAsia"/>
          <w:sz w:val="22"/>
          <w:lang w:val="en"/>
        </w:rPr>
        <w:t xml:space="preserve">网络                    </w:t>
      </w:r>
      <w:r w:rsidR="00E90275" w:rsidRPr="00E90275">
        <w:rPr>
          <w:rFonts w:hint="eastAsia"/>
          <w:sz w:val="22"/>
          <w:lang w:val="en"/>
        </w:rPr>
        <w:t xml:space="preserve">          </w:t>
      </w:r>
      <w:r>
        <w:rPr>
          <w:rFonts w:hint="eastAsia"/>
          <w:sz w:val="22"/>
          <w:lang w:val="en"/>
        </w:rPr>
        <w:t>(</w:t>
      </w:r>
      <w:r>
        <w:rPr>
          <w:sz w:val="22"/>
          <w:lang w:val="en"/>
        </w:rPr>
        <w:t>b</w:t>
      </w:r>
      <w:r>
        <w:rPr>
          <w:rFonts w:hint="eastAsia"/>
          <w:sz w:val="22"/>
          <w:lang w:val="en"/>
        </w:rPr>
        <w:t>)</w:t>
      </w:r>
      <w:r w:rsidR="00F04181" w:rsidRPr="00E90275">
        <w:rPr>
          <w:sz w:val="22"/>
          <w:lang w:val="en"/>
        </w:rPr>
        <w:t xml:space="preserve"> CNN</w:t>
      </w:r>
      <w:r w:rsidR="00F04181" w:rsidRPr="00E90275">
        <w:rPr>
          <w:rFonts w:hint="eastAsia"/>
          <w:sz w:val="22"/>
          <w:lang w:val="en"/>
        </w:rPr>
        <w:t>结合RNN网络</w:t>
      </w:r>
    </w:p>
    <w:p w14:paraId="74B5A502" w14:textId="26B9CFC3" w:rsidR="00DD0397" w:rsidRPr="009370AC" w:rsidRDefault="00F04181" w:rsidP="009370AC">
      <w:pPr>
        <w:ind w:firstLine="440"/>
        <w:jc w:val="center"/>
        <w:rPr>
          <w:sz w:val="22"/>
          <w:lang w:val="en"/>
        </w:rPr>
      </w:pPr>
      <w:r w:rsidRPr="009370AC">
        <w:rPr>
          <w:rFonts w:hint="eastAsia"/>
          <w:sz w:val="22"/>
          <w:lang w:val="en"/>
        </w:rPr>
        <w:t>图</w:t>
      </w:r>
      <w:r w:rsidR="00B53FE1">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11A91455" w14:textId="77777777" w:rsidR="00147DE0" w:rsidRPr="00DD0397" w:rsidRDefault="00147DE0" w:rsidP="00147DE0">
      <w:pPr>
        <w:ind w:firstLine="480"/>
        <w:rPr>
          <w:sz w:val="22"/>
          <w:lang w:val="en"/>
        </w:rPr>
      </w:pPr>
      <w:r>
        <w:rPr>
          <w:rFonts w:hint="eastAsia"/>
          <w:lang w:val="en"/>
        </w:rPr>
        <w:t>可以明显看出，本文提出的CNN结合RNN网络较单纯RNN网络收敛速度明显加快。</w:t>
      </w:r>
    </w:p>
    <w:p w14:paraId="1CC32FAC" w14:textId="12B85A89" w:rsidR="00147DE0" w:rsidRPr="00147DE0" w:rsidRDefault="00147DE0" w:rsidP="00147DE0">
      <w:pPr>
        <w:ind w:firstLine="480"/>
        <w:rPr>
          <w:lang w:val="en"/>
        </w:rPr>
      </w:pPr>
      <w:r>
        <w:rPr>
          <w:rFonts w:hint="eastAsia"/>
          <w:lang w:val="en"/>
        </w:rPr>
        <w:t>本文继续针对SVHN数据集进行训练。分析图像归一化后不同的大小、卷积核尺寸、RNN序列长度对结果的影响。</w:t>
      </w:r>
    </w:p>
    <w:p w14:paraId="14FEA138" w14:textId="3235977D" w:rsidR="0058042D" w:rsidRDefault="0058042D" w:rsidP="0058042D">
      <w:pPr>
        <w:ind w:firstLine="480"/>
        <w:rPr>
          <w:noProof/>
        </w:rPr>
      </w:pPr>
      <w:r>
        <w:rPr>
          <w:rFonts w:hint="eastAsia"/>
          <w:noProof/>
        </w:rPr>
        <w:t>该模型训练耗时21</w:t>
      </w:r>
      <w:r w:rsidR="00C13167">
        <w:rPr>
          <w:rFonts w:hint="eastAsia"/>
          <w:noProof/>
        </w:rPr>
        <w:t>个小时。两</w:t>
      </w:r>
      <w:r>
        <w:rPr>
          <w:rFonts w:hint="eastAsia"/>
          <w:noProof/>
        </w:rPr>
        <w:t>组实验的精度大致接近，损失值下降情况如图</w:t>
      </w:r>
      <w:r w:rsidR="00A85F42">
        <w:rPr>
          <w:rFonts w:hint="eastAsia"/>
          <w:noProof/>
        </w:rPr>
        <w:t>4-7</w:t>
      </w:r>
      <w:r>
        <w:rPr>
          <w:rFonts w:hint="eastAsia"/>
          <w:noProof/>
        </w:rPr>
        <w:t>所示。</w:t>
      </w:r>
    </w:p>
    <w:p w14:paraId="37FFACAE" w14:textId="7DDC3E0D" w:rsidR="0025052C" w:rsidRPr="0058042D" w:rsidRDefault="0025052C" w:rsidP="0025052C">
      <w:pPr>
        <w:pStyle w:val="3"/>
      </w:pPr>
      <w:bookmarkStart w:id="65" w:name="_Toc477091593"/>
      <w:bookmarkStart w:id="66" w:name="_GoBack"/>
      <w:bookmarkEnd w:id="66"/>
      <w:r>
        <w:rPr>
          <w:rFonts w:hint="eastAsia"/>
        </w:rPr>
        <w:t>4.</w:t>
      </w:r>
      <w:r w:rsidR="00DD5460">
        <w:rPr>
          <w:rFonts w:hint="eastAsia"/>
        </w:rPr>
        <w:t>5</w:t>
      </w:r>
      <w:r>
        <w:rPr>
          <w:rFonts w:hint="eastAsia"/>
        </w:rPr>
        <w:t>.2</w:t>
      </w:r>
      <w:r>
        <w:t xml:space="preserve"> </w:t>
      </w:r>
      <w:r>
        <w:rPr>
          <w:rFonts w:hint="eastAsia"/>
        </w:rPr>
        <w:t>实验参数对结果影响</w:t>
      </w:r>
      <w:bookmarkEnd w:id="65"/>
    </w:p>
    <w:p w14:paraId="0B7DDE4C" w14:textId="5C6C43D6" w:rsidR="00244C0B" w:rsidRDefault="00AA234D" w:rsidP="00FF0C32">
      <w:pPr>
        <w:ind w:firstLine="480"/>
        <w:rPr>
          <w:ins w:id="67" w:author="安兴乐" w:date="2017-03-12T15:15:00Z"/>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6EC91DBD" w14:textId="52EF182D" w:rsidR="00C71330" w:rsidRDefault="00C71330" w:rsidP="00FF0C32">
      <w:pPr>
        <w:ind w:firstLine="480"/>
        <w:rPr>
          <w:ins w:id="68" w:author="安兴乐" w:date="2017-03-12T15:15:00Z"/>
          <w:lang w:val="en"/>
        </w:rPr>
      </w:pPr>
    </w:p>
    <w:p w14:paraId="397F5848" w14:textId="7E0C0F8B" w:rsidR="00C71330" w:rsidRDefault="00C71330" w:rsidP="00A760B5">
      <w:pPr>
        <w:ind w:firstLineChars="0" w:firstLine="0"/>
        <w:rPr>
          <w:ins w:id="69" w:author="安兴乐" w:date="2017-03-12T15:15:00Z"/>
          <w:lang w:val="en"/>
        </w:rPr>
      </w:pPr>
    </w:p>
    <w:p w14:paraId="2FBD508B" w14:textId="67D39E59" w:rsidR="00C71330" w:rsidRDefault="00C71330" w:rsidP="00FF0C32">
      <w:pPr>
        <w:ind w:firstLine="480"/>
        <w:rPr>
          <w:ins w:id="70" w:author="安兴乐" w:date="2017-03-12T15:15:00Z"/>
          <w:lang w:val="en"/>
        </w:rPr>
      </w:pPr>
    </w:p>
    <w:p w14:paraId="0B8D1BE0" w14:textId="05B90CC6" w:rsidR="00C71330" w:rsidRDefault="00C71330" w:rsidP="00A9207E">
      <w:pPr>
        <w:ind w:firstLineChars="0" w:firstLine="0"/>
        <w:rPr>
          <w:lang w:val="en"/>
        </w:rPr>
      </w:pPr>
    </w:p>
    <w:p w14:paraId="56E128CB" w14:textId="272A1770" w:rsidR="00244C0B" w:rsidRPr="0063568A" w:rsidRDefault="00244C0B" w:rsidP="00244C0B">
      <w:pPr>
        <w:ind w:firstLine="440"/>
        <w:jc w:val="center"/>
        <w:rPr>
          <w:sz w:val="22"/>
          <w:lang w:val="en"/>
        </w:rPr>
      </w:pPr>
      <w:r w:rsidRPr="0063568A">
        <w:rPr>
          <w:rFonts w:hint="eastAsia"/>
          <w:sz w:val="22"/>
          <w:lang w:val="en"/>
        </w:rPr>
        <w:lastRenderedPageBreak/>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Look w:val="04A0" w:firstRow="1" w:lastRow="0" w:firstColumn="1" w:lastColumn="0" w:noHBand="0" w:noVBand="1"/>
      </w:tblPr>
      <w:tblGrid>
        <w:gridCol w:w="3114"/>
        <w:gridCol w:w="1843"/>
        <w:gridCol w:w="1984"/>
        <w:gridCol w:w="2126"/>
      </w:tblGrid>
      <w:tr w:rsidR="00627345" w:rsidRPr="00C70505" w14:paraId="56419A11" w14:textId="77777777" w:rsidTr="00627345">
        <w:trPr>
          <w:trHeight w:val="277"/>
          <w:jc w:val="center"/>
        </w:trPr>
        <w:tc>
          <w:tcPr>
            <w:tcW w:w="3114" w:type="dxa"/>
            <w:vAlign w:val="center"/>
          </w:tcPr>
          <w:p w14:paraId="16E6EACF" w14:textId="77777777" w:rsidR="00244C0B" w:rsidRPr="00C70505" w:rsidRDefault="00244C0B" w:rsidP="00627345">
            <w:pPr>
              <w:ind w:firstLine="480"/>
              <w:rPr>
                <w:lang w:val="en"/>
              </w:rPr>
            </w:pPr>
          </w:p>
        </w:tc>
        <w:tc>
          <w:tcPr>
            <w:tcW w:w="1843" w:type="dxa"/>
            <w:vAlign w:val="center"/>
          </w:tcPr>
          <w:p w14:paraId="33CAD2BA" w14:textId="53A88425" w:rsidR="00244C0B" w:rsidRPr="00C70505" w:rsidRDefault="00C71330" w:rsidP="00627345">
            <w:pPr>
              <w:ind w:firstLineChars="0" w:firstLine="0"/>
              <w:jc w:val="center"/>
              <w:rPr>
                <w:lang w:val="en"/>
              </w:rPr>
            </w:pPr>
            <w:r>
              <w:rPr>
                <w:rFonts w:hint="eastAsia"/>
                <w:lang w:val="en"/>
              </w:rPr>
              <w:t>参数设置1</w:t>
            </w:r>
          </w:p>
        </w:tc>
        <w:tc>
          <w:tcPr>
            <w:tcW w:w="1984" w:type="dxa"/>
            <w:vAlign w:val="center"/>
          </w:tcPr>
          <w:p w14:paraId="07030702" w14:textId="02E26799" w:rsidR="00244C0B" w:rsidRPr="00C70505" w:rsidRDefault="00C71330" w:rsidP="00627345">
            <w:pPr>
              <w:ind w:firstLineChars="0" w:firstLine="0"/>
              <w:jc w:val="center"/>
              <w:rPr>
                <w:lang w:val="en"/>
              </w:rPr>
            </w:pPr>
            <w:r>
              <w:rPr>
                <w:rFonts w:hint="eastAsia"/>
                <w:lang w:val="en"/>
              </w:rPr>
              <w:t>参数设置2</w:t>
            </w:r>
          </w:p>
        </w:tc>
        <w:tc>
          <w:tcPr>
            <w:tcW w:w="2126" w:type="dxa"/>
            <w:vAlign w:val="center"/>
          </w:tcPr>
          <w:p w14:paraId="1A309E9D" w14:textId="42ACF821" w:rsidR="00244C0B" w:rsidRPr="00C70505" w:rsidRDefault="00C71330" w:rsidP="00627345">
            <w:pPr>
              <w:ind w:firstLineChars="0" w:firstLine="0"/>
              <w:jc w:val="center"/>
              <w:rPr>
                <w:lang w:val="en"/>
              </w:rPr>
            </w:pPr>
            <w:r>
              <w:rPr>
                <w:rFonts w:hint="eastAsia"/>
                <w:lang w:val="en"/>
              </w:rPr>
              <w:t>参数设置3</w:t>
            </w:r>
          </w:p>
        </w:tc>
      </w:tr>
      <w:tr w:rsidR="00C71330" w:rsidRPr="00C70505" w14:paraId="73AD4853" w14:textId="77777777" w:rsidTr="00627345">
        <w:trPr>
          <w:trHeight w:val="277"/>
          <w:jc w:val="center"/>
        </w:trPr>
        <w:tc>
          <w:tcPr>
            <w:tcW w:w="3114" w:type="dxa"/>
            <w:vAlign w:val="center"/>
          </w:tcPr>
          <w:p w14:paraId="2DC05E63" w14:textId="71C35190" w:rsidR="00244C0B" w:rsidRPr="00C70505" w:rsidRDefault="00244C0B" w:rsidP="00627345">
            <w:pPr>
              <w:ind w:firstLineChars="0" w:firstLine="0"/>
              <w:rPr>
                <w:lang w:val="en"/>
              </w:rPr>
            </w:pPr>
            <w:r w:rsidRPr="00C70505">
              <w:rPr>
                <w:rFonts w:hint="eastAsia"/>
                <w:lang w:val="en"/>
              </w:rPr>
              <w:t>图像大小</w:t>
            </w:r>
            <w:r w:rsidR="00C71330">
              <w:rPr>
                <w:rFonts w:hint="eastAsia"/>
                <w:lang w:val="en"/>
              </w:rPr>
              <w:t>（像素）</w:t>
            </w:r>
          </w:p>
        </w:tc>
        <w:tc>
          <w:tcPr>
            <w:tcW w:w="1843" w:type="dxa"/>
            <w:vAlign w:val="center"/>
          </w:tcPr>
          <w:p w14:paraId="47F1B822" w14:textId="00B7CF87"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1984" w:type="dxa"/>
            <w:vAlign w:val="center"/>
          </w:tcPr>
          <w:p w14:paraId="1F31C4B9" w14:textId="2377E7F8"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2126" w:type="dxa"/>
            <w:vAlign w:val="center"/>
          </w:tcPr>
          <w:p w14:paraId="5354B4EA" w14:textId="0F7E5242"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627345">
        <w:trPr>
          <w:trHeight w:val="541"/>
          <w:jc w:val="center"/>
        </w:trPr>
        <w:tc>
          <w:tcPr>
            <w:tcW w:w="3114" w:type="dxa"/>
            <w:vAlign w:val="center"/>
          </w:tcPr>
          <w:p w14:paraId="59BC97C1" w14:textId="7C266FB9" w:rsidR="00244C0B" w:rsidRPr="00C70505" w:rsidRDefault="00244C0B" w:rsidP="00627345">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6B6ECA2C" w:rsidR="00244C0B" w:rsidRPr="00C70505" w:rsidRDefault="00627345" w:rsidP="00627345">
            <w:pPr>
              <w:ind w:right="440" w:firstLineChars="0" w:firstLine="0"/>
              <w:jc w:val="center"/>
              <w:rPr>
                <w:lang w:val="en"/>
              </w:rPr>
            </w:pPr>
            <w:r>
              <w:rPr>
                <w:lang w:val="en"/>
              </w:rPr>
              <w:t xml:space="preserve">    </w:t>
            </w:r>
            <w:r w:rsidR="00244C0B" w:rsidRPr="00C70505">
              <w:rPr>
                <w:rFonts w:hint="eastAsia"/>
                <w:lang w:val="en"/>
              </w:rPr>
              <w:t>3</w:t>
            </w:r>
            <w:r w:rsidR="00244C0B" w:rsidRPr="00C70505">
              <w:rPr>
                <w:lang w:val="en"/>
              </w:rPr>
              <w:t>×</w:t>
            </w:r>
            <w:r w:rsidR="00244C0B" w:rsidRPr="00C70505">
              <w:rPr>
                <w:rFonts w:hint="eastAsia"/>
                <w:lang w:val="en"/>
              </w:rPr>
              <w:t>81</w:t>
            </w:r>
          </w:p>
        </w:tc>
        <w:tc>
          <w:tcPr>
            <w:tcW w:w="1984" w:type="dxa"/>
            <w:vAlign w:val="center"/>
          </w:tcPr>
          <w:p w14:paraId="0817EC12" w14:textId="2B7C0F19" w:rsidR="00244C0B" w:rsidRPr="00C70505" w:rsidRDefault="00244C0B" w:rsidP="00627345">
            <w:pPr>
              <w:ind w:firstLineChars="0" w:firstLine="0"/>
              <w:jc w:val="center"/>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627345">
            <w:pPr>
              <w:ind w:firstLineChars="0" w:firstLine="0"/>
              <w:jc w:val="center"/>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627345">
        <w:trPr>
          <w:trHeight w:val="541"/>
          <w:jc w:val="center"/>
        </w:trPr>
        <w:tc>
          <w:tcPr>
            <w:tcW w:w="3114" w:type="dxa"/>
            <w:vAlign w:val="center"/>
          </w:tcPr>
          <w:p w14:paraId="18914219" w14:textId="1FE86FDE" w:rsidR="00C71330" w:rsidRPr="00C70505" w:rsidRDefault="00C71330" w:rsidP="00627345">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627345">
            <w:pPr>
              <w:ind w:right="440" w:firstLineChars="0" w:firstLine="0"/>
              <w:jc w:val="center"/>
              <w:rPr>
                <w:lang w:val="en"/>
              </w:rPr>
            </w:pPr>
            <w:r w:rsidRPr="00C70505">
              <w:rPr>
                <w:lang w:val="en"/>
              </w:rPr>
              <w:t>3</w:t>
            </w:r>
          </w:p>
        </w:tc>
        <w:tc>
          <w:tcPr>
            <w:tcW w:w="1984" w:type="dxa"/>
            <w:vAlign w:val="center"/>
          </w:tcPr>
          <w:p w14:paraId="2633429B" w14:textId="7D991E6D" w:rsidR="00C71330" w:rsidRPr="00C70505" w:rsidRDefault="00C71330" w:rsidP="00627345">
            <w:pPr>
              <w:ind w:firstLineChars="0" w:firstLine="0"/>
              <w:jc w:val="center"/>
              <w:rPr>
                <w:lang w:val="en"/>
              </w:rPr>
            </w:pPr>
            <w:r>
              <w:rPr>
                <w:rFonts w:hint="eastAsia"/>
                <w:lang w:val="en"/>
              </w:rPr>
              <w:t>4</w:t>
            </w:r>
          </w:p>
        </w:tc>
        <w:tc>
          <w:tcPr>
            <w:tcW w:w="2126" w:type="dxa"/>
            <w:vAlign w:val="center"/>
          </w:tcPr>
          <w:p w14:paraId="178F060F" w14:textId="2E0534B7" w:rsidR="00C71330" w:rsidRPr="00C70505" w:rsidRDefault="00C71330" w:rsidP="00627345">
            <w:pPr>
              <w:ind w:firstLineChars="0" w:firstLine="0"/>
              <w:jc w:val="center"/>
              <w:rPr>
                <w:lang w:val="en"/>
              </w:rPr>
            </w:pPr>
            <w:r w:rsidRPr="00C70505">
              <w:rPr>
                <w:lang w:val="en"/>
              </w:rPr>
              <w:t>3</w:t>
            </w:r>
          </w:p>
        </w:tc>
      </w:tr>
      <w:tr w:rsidR="00627345" w:rsidRPr="00C70505" w14:paraId="0652431C" w14:textId="77777777" w:rsidTr="00627345">
        <w:trPr>
          <w:trHeight w:val="249"/>
          <w:jc w:val="center"/>
        </w:trPr>
        <w:tc>
          <w:tcPr>
            <w:tcW w:w="3114" w:type="dxa"/>
            <w:vAlign w:val="center"/>
          </w:tcPr>
          <w:p w14:paraId="5D20955E" w14:textId="77777777" w:rsidR="00244C0B" w:rsidRPr="00C70505" w:rsidRDefault="00244C0B" w:rsidP="00627345">
            <w:pPr>
              <w:ind w:firstLine="48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627345">
            <w:pPr>
              <w:ind w:firstLine="480"/>
              <w:rPr>
                <w:lang w:val="en"/>
              </w:rPr>
            </w:pPr>
            <w:r w:rsidRPr="00C70505">
              <w:rPr>
                <w:rFonts w:hint="eastAsia"/>
                <w:lang w:val="en"/>
              </w:rPr>
              <w:t>27</w:t>
            </w:r>
          </w:p>
        </w:tc>
        <w:tc>
          <w:tcPr>
            <w:tcW w:w="1984" w:type="dxa"/>
            <w:vAlign w:val="center"/>
          </w:tcPr>
          <w:p w14:paraId="4C841AA4" w14:textId="4F919019" w:rsidR="00244C0B" w:rsidRPr="00C70505" w:rsidRDefault="00244C0B" w:rsidP="00627345">
            <w:pPr>
              <w:ind w:firstLineChars="0" w:firstLine="0"/>
              <w:jc w:val="center"/>
              <w:rPr>
                <w:lang w:val="en"/>
              </w:rPr>
            </w:pPr>
            <w:r w:rsidRPr="00C70505">
              <w:rPr>
                <w:rFonts w:hint="eastAsia"/>
                <w:lang w:val="en"/>
              </w:rPr>
              <w:t>20</w:t>
            </w:r>
          </w:p>
        </w:tc>
        <w:tc>
          <w:tcPr>
            <w:tcW w:w="2126" w:type="dxa"/>
            <w:vAlign w:val="center"/>
          </w:tcPr>
          <w:p w14:paraId="02FEDC33" w14:textId="77777777" w:rsidR="00244C0B" w:rsidRPr="00C70505" w:rsidRDefault="00244C0B" w:rsidP="00627345">
            <w:pPr>
              <w:ind w:firstLineChars="0" w:firstLine="0"/>
              <w:jc w:val="center"/>
              <w:rPr>
                <w:lang w:val="en"/>
              </w:rPr>
            </w:pPr>
            <w:r w:rsidRPr="00C70505">
              <w:rPr>
                <w:rFonts w:hint="eastAsia"/>
                <w:lang w:val="en"/>
              </w:rPr>
              <w:t>13</w:t>
            </w:r>
          </w:p>
        </w:tc>
      </w:tr>
      <w:tr w:rsidR="00627345" w:rsidRPr="00C70505" w14:paraId="683BF483" w14:textId="77777777" w:rsidTr="00627345">
        <w:trPr>
          <w:trHeight w:val="263"/>
          <w:jc w:val="center"/>
        </w:trPr>
        <w:tc>
          <w:tcPr>
            <w:tcW w:w="3114" w:type="dxa"/>
            <w:vAlign w:val="center"/>
          </w:tcPr>
          <w:p w14:paraId="1CE52D98" w14:textId="77777777" w:rsidR="00244C0B" w:rsidRPr="00C70505" w:rsidRDefault="00244C0B" w:rsidP="00627345">
            <w:pPr>
              <w:ind w:firstLine="480"/>
              <w:rPr>
                <w:lang w:val="en"/>
              </w:rPr>
            </w:pPr>
            <w:r w:rsidRPr="00C70505">
              <w:rPr>
                <w:rFonts w:hint="eastAsia"/>
                <w:lang w:val="en"/>
              </w:rPr>
              <w:t>精度</w:t>
            </w:r>
          </w:p>
        </w:tc>
        <w:tc>
          <w:tcPr>
            <w:tcW w:w="1843" w:type="dxa"/>
            <w:vAlign w:val="center"/>
          </w:tcPr>
          <w:p w14:paraId="1F12CEF8" w14:textId="74DC2555" w:rsidR="00244C0B" w:rsidRPr="00C70505" w:rsidRDefault="00627345" w:rsidP="00627345">
            <w:pPr>
              <w:ind w:firstLineChars="0" w:firstLine="0"/>
              <w:rPr>
                <w:lang w:val="en"/>
              </w:rPr>
            </w:pPr>
            <w:r>
              <w:rPr>
                <w:lang w:val="en"/>
              </w:rPr>
              <w:t xml:space="preserve">    </w:t>
            </w:r>
            <w:r w:rsidR="00244C0B" w:rsidRPr="00C70505">
              <w:rPr>
                <w:rFonts w:hint="eastAsia"/>
                <w:lang w:val="en"/>
              </w:rPr>
              <w:t>0.90</w:t>
            </w:r>
          </w:p>
        </w:tc>
        <w:tc>
          <w:tcPr>
            <w:tcW w:w="1984" w:type="dxa"/>
            <w:vAlign w:val="center"/>
          </w:tcPr>
          <w:p w14:paraId="2F9AB183" w14:textId="77777777" w:rsidR="00244C0B" w:rsidRPr="00C70505" w:rsidRDefault="00244C0B" w:rsidP="00627345">
            <w:pPr>
              <w:ind w:firstLineChars="0" w:firstLine="0"/>
              <w:jc w:val="center"/>
              <w:rPr>
                <w:lang w:val="en"/>
              </w:rPr>
            </w:pPr>
            <w:r w:rsidRPr="00C70505">
              <w:rPr>
                <w:rFonts w:hint="eastAsia"/>
                <w:lang w:val="en"/>
              </w:rPr>
              <w:t>0.88</w:t>
            </w:r>
          </w:p>
        </w:tc>
        <w:tc>
          <w:tcPr>
            <w:tcW w:w="2126" w:type="dxa"/>
            <w:vAlign w:val="center"/>
          </w:tcPr>
          <w:p w14:paraId="5C98AD44" w14:textId="77777777" w:rsidR="00244C0B" w:rsidRPr="00C70505" w:rsidRDefault="00244C0B" w:rsidP="00627345">
            <w:pPr>
              <w:ind w:firstLineChars="0" w:firstLine="0"/>
              <w:jc w:val="center"/>
              <w:rPr>
                <w:lang w:val="en"/>
              </w:rPr>
            </w:pPr>
            <w:r w:rsidRPr="00C70505">
              <w:rPr>
                <w:rFonts w:hint="eastAsia"/>
                <w:lang w:val="en"/>
              </w:rPr>
              <w:t>0.93</w:t>
            </w:r>
          </w:p>
        </w:tc>
      </w:tr>
    </w:tbl>
    <w:p w14:paraId="7F92E5F3" w14:textId="77777777" w:rsidR="00C10F40" w:rsidRDefault="00C10F40" w:rsidP="00C10F40">
      <w:pPr>
        <w:ind w:firstLineChars="0" w:firstLine="0"/>
      </w:pPr>
    </w:p>
    <w:p w14:paraId="2A9AAD01" w14:textId="3A064F2E" w:rsidR="0025052C" w:rsidRPr="00E117BC" w:rsidRDefault="00C54FF7">
      <w:pPr>
        <w:ind w:firstLine="480"/>
        <w:rPr>
          <w:lang w:val="en"/>
        </w:rPr>
        <w:pPrChange w:id="71" w:author="安兴乐" w:date="2017-03-12T14:54:00Z">
          <w:pPr>
            <w:ind w:firstLine="480"/>
            <w:jc w:val="center"/>
          </w:pPr>
        </w:pPrChange>
      </w:pPr>
      <w:r>
        <w:rPr>
          <w:rFonts w:hint="eastAsia"/>
        </w:rPr>
        <w:t>采用较小的滑动窗可以获取较多的图像切片，从而使用更长的RNN序列。对比图4-8</w:t>
      </w:r>
      <w:r w:rsidR="004E588F">
        <w:rPr>
          <w:rFonts w:hint="eastAsia"/>
        </w:rPr>
        <w:t>中</w:t>
      </w:r>
      <w:r>
        <w:rPr>
          <w:rFonts w:hint="eastAsia"/>
        </w:rPr>
        <w:t>的a、b两图可以发现，</w:t>
      </w:r>
      <w:r w:rsidR="004E588F">
        <w:rPr>
          <w:rFonts w:hint="eastAsia"/>
        </w:rPr>
        <w:t>较小的滑动窗实验收敛速度更快，train-loss曲线更加平滑。</w:t>
      </w:r>
      <w:r w:rsidR="00EA42D8">
        <w:rPr>
          <w:rFonts w:hint="eastAsia"/>
        </w:rPr>
        <w:t>对比4-8中a、c两图，对图片</w:t>
      </w:r>
      <w:r w:rsidR="00121BB3">
        <w:rPr>
          <w:rFonts w:hint="eastAsia"/>
        </w:rPr>
        <w:t>进行合适的归一化也可以很大程度上提高收敛速度与最后模型的精确度。</w:t>
      </w:r>
      <w:r w:rsidR="00DF4047" w:rsidRPr="00B27A51">
        <w:rPr>
          <w:noProof/>
        </w:rPr>
        <mc:AlternateContent>
          <mc:Choice Requires="wps">
            <w:drawing>
              <wp:anchor distT="45720" distB="45720" distL="114300" distR="114300" simplePos="0" relativeHeight="251677696" behindDoc="0" locked="0" layoutInCell="1" allowOverlap="1" wp14:anchorId="40268AEC" wp14:editId="0D158B66">
                <wp:simplePos x="0" y="0"/>
                <wp:positionH relativeFrom="column">
                  <wp:posOffset>-193371</wp:posOffset>
                </wp:positionH>
                <wp:positionV relativeFrom="paragraph">
                  <wp:posOffset>917713</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027500" w:rsidRPr="00627345" w:rsidRDefault="00027500">
                            <w:pPr>
                              <w:ind w:firstLine="480"/>
                              <w:rPr>
                                <w:ins w:id="72" w:author="安兴乐" w:date="2017-03-12T15:08:00Z"/>
                              </w:rPr>
                            </w:pPr>
                            <w:ins w:id="73" w:author="安兴乐" w:date="2017-03-12T15:08:00Z">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ins>
                          </w:p>
                          <w:p w14:paraId="6609A994" w14:textId="248C32D9" w:rsidR="00027500" w:rsidRPr="00627345" w:rsidRDefault="00027500"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0" type="#_x0000_t202" style="position:absolute;left:0;text-align:left;margin-left:-15.25pt;margin-top:72.25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" stroked="f">
                <v:textbox style="mso-fit-shape-to-text:t">
                  <w:txbxContent>
                    <w:p w14:paraId="4300D70C" w14:textId="4B3C5EB2" w:rsidR="00027500" w:rsidRPr="00627345" w:rsidRDefault="00027500">
                      <w:pPr>
                        <w:ind w:firstLine="480"/>
                        <w:rPr>
                          <w:ins w:id="74" w:author="安兴乐" w:date="2017-03-12T15:08:00Z"/>
                        </w:rPr>
                      </w:pPr>
                      <w:ins w:id="75" w:author="安兴乐" w:date="2017-03-12T15:08:00Z">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ins>
                    </w:p>
                    <w:p w14:paraId="6609A994" w14:textId="248C32D9" w:rsidR="00027500" w:rsidRPr="00627345" w:rsidRDefault="00027500"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9A3337">
        <w:br w:type="page"/>
      </w:r>
    </w:p>
    <w:p w14:paraId="7B818D18" w14:textId="6F3390E4" w:rsidR="00702D1E" w:rsidRPr="00B5069F" w:rsidRDefault="00B5069F" w:rsidP="00D86675">
      <w:pPr>
        <w:pStyle w:val="1"/>
        <w:rPr>
          <w:lang w:val="en"/>
        </w:rPr>
      </w:pPr>
      <w:bookmarkStart w:id="74" w:name="_Toc477091594"/>
      <w:r>
        <w:rPr>
          <w:rFonts w:hint="eastAsia"/>
          <w:lang w:val="en"/>
        </w:rPr>
        <w:lastRenderedPageBreak/>
        <w:t xml:space="preserve">第五章  </w:t>
      </w:r>
      <w:r w:rsidR="00702D1E" w:rsidRPr="00B5069F">
        <w:rPr>
          <w:rFonts w:hint="eastAsia"/>
          <w:lang w:val="en"/>
        </w:rPr>
        <w:t>全文总结与展望</w:t>
      </w:r>
      <w:bookmarkEnd w:id="74"/>
    </w:p>
    <w:p w14:paraId="09099BED" w14:textId="38D15739" w:rsidR="00556A7A" w:rsidRDefault="00556A7A" w:rsidP="00B5069F">
      <w:pPr>
        <w:pStyle w:val="2"/>
        <w:rPr>
          <w:lang w:val="en"/>
        </w:rPr>
      </w:pPr>
      <w:bookmarkStart w:id="75" w:name="_Toc477091595"/>
      <w:r>
        <w:rPr>
          <w:rFonts w:hint="eastAsia"/>
          <w:lang w:val="en"/>
        </w:rPr>
        <w:t>5.1</w:t>
      </w:r>
      <w:r>
        <w:rPr>
          <w:lang w:val="en"/>
        </w:rPr>
        <w:t xml:space="preserve"> </w:t>
      </w:r>
      <w:r>
        <w:rPr>
          <w:rFonts w:hint="eastAsia"/>
          <w:lang w:val="en"/>
        </w:rPr>
        <w:t>总结</w:t>
      </w:r>
      <w:bookmarkEnd w:id="75"/>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bookmarkStart w:id="76" w:name="_Toc477091596"/>
      <w:r>
        <w:rPr>
          <w:rFonts w:hint="eastAsia"/>
          <w:lang w:val="en"/>
        </w:rPr>
        <w:t>5.2</w:t>
      </w:r>
      <w:r>
        <w:rPr>
          <w:lang w:val="en"/>
        </w:rPr>
        <w:t xml:space="preserve">  </w:t>
      </w:r>
      <w:r>
        <w:rPr>
          <w:rFonts w:hint="eastAsia"/>
          <w:lang w:val="en"/>
        </w:rPr>
        <w:t>展望</w:t>
      </w:r>
      <w:bookmarkEnd w:id="76"/>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55C9021" w:rsidR="00BA3A85" w:rsidRDefault="00F32F31" w:rsidP="00BA3A85">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7" w:name="_Toc477091597"/>
      <w:r>
        <w:rPr>
          <w:rFonts w:hint="eastAsia"/>
        </w:rPr>
        <w:lastRenderedPageBreak/>
        <w:t>参考文献</w:t>
      </w:r>
      <w:bookmarkEnd w:id="77"/>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78" w:name="_Ref474849361"/>
      <w:r w:rsidRPr="00D40DBD">
        <w:rPr>
          <w:rStyle w:val="af4"/>
        </w:rPr>
        <w:t>HerbertF Schantz. History of OCR,Optical Character Recognition. Recognition Technologies Users Association, 1982.</w:t>
      </w:r>
      <w:bookmarkEnd w:id="78"/>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r>
        <w:rPr>
          <w:rStyle w:val="af4"/>
          <w:rFonts w:hint="eastAsia"/>
        </w:rPr>
        <w:t>Shy</w:t>
      </w:r>
      <w:r>
        <w:rPr>
          <w:rStyle w:val="af4"/>
        </w:rPr>
        <w:t xml:space="preserve">ang-Lih Chang,Li-Shien Chen,Yun-Chung Chung,and Sei-Wan Chen,Automatic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854017"/>
      <w:r>
        <w:rPr>
          <w:rStyle w:val="af4"/>
        </w:rPr>
        <w:t>Gustav Tatwchek. Reading machine,December 31 1935. US Patent 2,026,329.</w:t>
      </w:r>
      <w:bookmarkEnd w:id="79"/>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80" w:name="_Ref474856905"/>
      <w:r>
        <w:rPr>
          <w:rStyle w:val="af4"/>
        </w:rPr>
        <w:t>Behzad Shahraray and David C Gibbon. Automated authoring of hypermedia documents</w:t>
      </w:r>
      <w:r w:rsidR="00002ACB">
        <w:rPr>
          <w:rStyle w:val="af4"/>
        </w:rPr>
        <w:t xml:space="preserve"> of video programs. In ACM International Conference on Multimedia, pages 401-409,1995</w:t>
      </w:r>
      <w:bookmarkEnd w:id="80"/>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81" w:name="_Ref474856908"/>
      <w:r>
        <w:rPr>
          <w:rStyle w:val="af4"/>
          <w:rFonts w:hint="eastAsia"/>
        </w:rPr>
        <w:t>Toshi</w:t>
      </w:r>
      <w:r>
        <w:rPr>
          <w:rStyle w:val="af4"/>
        </w:rPr>
        <w:t>o Sato, Takeo Kanade, Ellen K Hughes, and Michael A Smith. Video ocr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81"/>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82"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82"/>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Rodolfo Zunino and Stefano Rovetta.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860210"/>
      <w:r w:rsidRPr="000C37AD">
        <w:rPr>
          <w:rStyle w:val="af4"/>
        </w:rPr>
        <w:t>Ramos S, Gehrig S, Pinggera P, et al. Detecting Unexpected Obstacles for Self-Driving Cars: Fusing Deep Learning and Geometric Modeling[J]. arXiv preprint arXiv:1612.06573, 2016.</w:t>
      </w:r>
      <w:bookmarkEnd w:id="83"/>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877508"/>
      <w:r>
        <w:rPr>
          <w:rStyle w:val="af4"/>
          <w:rFonts w:hint="eastAsia"/>
        </w:rPr>
        <w:t>F</w:t>
      </w:r>
      <w:r>
        <w:rPr>
          <w:rStyle w:val="af4"/>
        </w:rPr>
        <w:t xml:space="preserve">.Rosenblatt.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review,vol 65,pp.386-404,1958.</w:t>
      </w:r>
      <w:bookmarkEnd w:id="84"/>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r>
        <w:rPr>
          <w:rStyle w:val="af4"/>
        </w:rPr>
        <w:t>W.McCulloch and W.Pitts. A logical calculus of the ideas immanent in nervous activity,bulletin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85" w:name="_Ref474877510"/>
      <w:r>
        <w:rPr>
          <w:rStyle w:val="af4"/>
        </w:rPr>
        <w:t>Werbos P J. Beyond regression: new tools for prediction and analysis in the behavioral sciences[D]. Boston: Harvard University,1974.</w:t>
      </w:r>
      <w:bookmarkEnd w:id="85"/>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86" w:name="_Ref474877958"/>
      <w:r>
        <w:rPr>
          <w:rStyle w:val="af4"/>
        </w:rPr>
        <w:t>Rumelhart D, Hinton G, Williams R. Learning representations by back-propagating errors[J]. Nature,1986,323:533-536.</w:t>
      </w:r>
      <w:bookmarkEnd w:id="86"/>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87" w:name="_Ref474947537"/>
      <w:r w:rsidRPr="00581C2A">
        <w:rPr>
          <w:rStyle w:val="af4"/>
        </w:rPr>
        <w:t>Hopfield J J. Artificial neural networks[J]. IEEE Circuits and Devices Magazine, 1988, 4(5): 3-10.</w:t>
      </w:r>
      <w:bookmarkEnd w:id="87"/>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r w:rsidRPr="00C85F32">
        <w:rPr>
          <w:rStyle w:val="af4"/>
        </w:rPr>
        <w:t>Glorot X, Bordes A, Bengio Y. Deep Sparse Rectifier Neural Networks[C]//Aistats.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8" w:name="_Ref474948483"/>
      <w:r w:rsidRPr="00C85F32">
        <w:rPr>
          <w:rStyle w:val="af4"/>
        </w:rPr>
        <w:t>Nair V, Hinton G E. Rectified linear units improve restricted boltzmann machines[C]//Proceedings of the 27th international conference on machine learning (ICML-10). 2010: 807-814.</w:t>
      </w:r>
      <w:bookmarkEnd w:id="88"/>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9" w:name="_Ref474948484"/>
      <w:r w:rsidRPr="00C85F32">
        <w:rPr>
          <w:rStyle w:val="af4"/>
        </w:rPr>
        <w:lastRenderedPageBreak/>
        <w:t>Glorot X, Bordes A, Bengio Y. Domain adaptation for large-scale sentiment classification: A deep learning approach[C]//Proceedings of the 28th international conference on machine learning (ICML-11). 2011: 513-520.</w:t>
      </w:r>
      <w:bookmarkEnd w:id="89"/>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90" w:name="_Ref474948724"/>
      <w:r w:rsidRPr="00C85F32">
        <w:rPr>
          <w:rStyle w:val="af4"/>
        </w:rPr>
        <w:t>徐春晖, 徐向东. 前馈型神经网络新学习算法的研究[J]. 清华大学学报: 自然科学版, 1999, 39(3): 1-3.</w:t>
      </w:r>
      <w:bookmarkEnd w:id="90"/>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50928"/>
      <w:r w:rsidRPr="00C85F32">
        <w:rPr>
          <w:rStyle w:val="af4"/>
        </w:rPr>
        <w:t>Williams R J, Zipser D. A learning algorithm for continually running fully recurrent neural networks[J]. Neural computation, 1989, 1(2): 270-280.</w:t>
      </w:r>
      <w:bookmarkEnd w:id="91"/>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51906"/>
      <w:r w:rsidRPr="00B641ED">
        <w:rPr>
          <w:rStyle w:val="af4"/>
        </w:rPr>
        <w:t>Werbos P J. Backpropagation through time: what it does and how to do it[J]. Proceedings of the IEEE, 1990, 78(10): 1550-1560.</w:t>
      </w:r>
      <w:bookmarkEnd w:id="92"/>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53310"/>
      <w:r w:rsidRPr="00626D25">
        <w:rPr>
          <w:rStyle w:val="af4"/>
        </w:rPr>
        <w:t>Bengio Y, Simard P, Frasconi P. Learning long-term dependencies with gradient descent is difficult[J]. IEEE transactions on neural networks, 1994, 5(2): 157-166.</w:t>
      </w:r>
      <w:bookmarkEnd w:id="93"/>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94" w:name="_Ref474953522"/>
      <w:r w:rsidRPr="00621A2F">
        <w:rPr>
          <w:rStyle w:val="af4"/>
        </w:rPr>
        <w:t>Hochreiter S, Schmidhuber J. Long short-term memory[J]. Neural computation, 1997, 9(8): 1735-1780.</w:t>
      </w:r>
      <w:bookmarkEnd w:id="94"/>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95"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95"/>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96"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96"/>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97" w:name="_Ref474955366"/>
      <w:r w:rsidRPr="008521C7">
        <w:rPr>
          <w:rStyle w:val="af4"/>
        </w:rPr>
        <w:t>Graves A. Supervised sequence labelling[M]//Supervised Sequence Labelling with Recurrent Neural Networks. Springer Berlin Heidelberg, 2012: 5-13.</w:t>
      </w:r>
      <w:bookmarkEnd w:id="97"/>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98" w:name="_Ref474955333"/>
      <w:r w:rsidRPr="008521C7">
        <w:rPr>
          <w:rStyle w:val="af4"/>
        </w:rPr>
        <w:t>Graves A, Mohamed A, Hinton G. Speech recognition with deep recurrent neural networks[C]//Acoustics, speech and signal processing (icassp), 2013 ieee international conference on. IEEE, 2013: 6645-6649.</w:t>
      </w:r>
      <w:bookmarkEnd w:id="98"/>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99"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99"/>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100" w:name="_Ref474961887"/>
      <w:r w:rsidRPr="0082579B">
        <w:rPr>
          <w:rStyle w:val="af4"/>
        </w:rPr>
        <w:t>Jia Y, Shelhamer E, Donahue J, et al. Caffe: Convolutional architecture for fast feature embedding[C]//Proceedings of the 22nd ACM international conference on Multimedia. ACM, 2014: 675-678.</w:t>
      </w:r>
      <w:bookmarkEnd w:id="100"/>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101" w:name="_Ref474962007"/>
      <w:r w:rsidRPr="001416D3">
        <w:rPr>
          <w:rStyle w:val="af4"/>
        </w:rPr>
        <w:t>Bhaskar J, Patel A. Image Classification using Convolutional Neural Network[J].</w:t>
      </w:r>
      <w:bookmarkEnd w:id="101"/>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r w:rsidRPr="00E10BEB">
        <w:rPr>
          <w:rStyle w:val="af4"/>
        </w:rPr>
        <w:t>Krizhevsky A, Sutskever I, Hinton G E. Imagenet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102" w:name="_Ref474967165"/>
      <w:r w:rsidRPr="001B3502">
        <w:rPr>
          <w:rStyle w:val="af4"/>
        </w:rPr>
        <w:lastRenderedPageBreak/>
        <w:t>Simonyan K, Zisserman A. Very deep convolutional networks for large-scale image recognition[J]. arXiv preprint arXiv:1409.1556, 2014.</w:t>
      </w:r>
      <w:bookmarkEnd w:id="102"/>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103" w:name="_Ref474967449"/>
      <w:r w:rsidRPr="00BB2059">
        <w:rPr>
          <w:rStyle w:val="af4"/>
        </w:rPr>
        <w:t>Srivastava N, Hinton G E, Krizhevsky A, et al. Dropout: a simple way to prevent neural networks from overfitting[J]. Journal of Machine Learning Research, 2014, 15(1): 1929-1958.</w:t>
      </w:r>
      <w:bookmarkEnd w:id="103"/>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104" w:name="_Ref474967797"/>
      <w:r w:rsidRPr="003A4687">
        <w:rPr>
          <w:rStyle w:val="af4"/>
        </w:rPr>
        <w:t>Zaremba W, Sutskever I, Vinyals O. Recurrent neural network regularization[J]. arXiv preprint arXiv:1409.2329, 2014.</w:t>
      </w:r>
      <w:bookmarkEnd w:id="104"/>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105" w:name="_Ref474967937"/>
      <w:r w:rsidRPr="00C76ECD">
        <w:rPr>
          <w:rStyle w:val="af4"/>
        </w:rPr>
        <w:t>Goodfellow I J, Bulatov Y, Ibarz J, et al. Multi-digit number recognition from street view imagery using deep convolutional neural networks[J]. arXiv preprint arXiv:1312.6082, 2013.</w:t>
      </w:r>
      <w:bookmarkEnd w:id="105"/>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106" w:name="_Ref474968061"/>
      <w:r w:rsidRPr="00B95A16">
        <w:rPr>
          <w:rStyle w:val="af4"/>
        </w:rPr>
        <w:t>Abadi M, Agarwal A, Barham P, et al. Tensorflow: Large-scale machine learning on heterogeneous distributed systems[J]. arXiv preprint arXiv:1603.04467, 2016.</w:t>
      </w:r>
      <w:bookmarkEnd w:id="106"/>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107" w:name="_Ref475668674"/>
      <w:r w:rsidRPr="00037D0D">
        <w:rPr>
          <w:rStyle w:val="af4"/>
        </w:rPr>
        <w:t>LeCun,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107"/>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Jia, Yangqing,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108" w:name="_Ref475668875"/>
      <w:r w:rsidRPr="000D33FC">
        <w:rPr>
          <w:rStyle w:val="af4"/>
        </w:rPr>
        <w:t>Mitra, Bhaskar, Fernando Diaz, and Nick Craswell. "Luandri: a Clean Lua Interface to the Indri Search Engine." </w:t>
      </w:r>
      <w:r w:rsidRPr="000D33FC">
        <w:rPr>
          <w:rStyle w:val="af4"/>
          <w:iCs w:val="0"/>
        </w:rPr>
        <w:t>arXiv preprint arXiv:1702.05042</w:t>
      </w:r>
      <w:r w:rsidRPr="000D33FC">
        <w:rPr>
          <w:rStyle w:val="af4"/>
        </w:rPr>
        <w:t> (2017).</w:t>
      </w:r>
      <w:bookmarkEnd w:id="108"/>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109" w:name="_Ref475669027"/>
      <w:r w:rsidRPr="008035C0">
        <w:rPr>
          <w:rStyle w:val="af4"/>
        </w:rPr>
        <w:t>Chen, Tianqi, et al. "Mxnet: A flexible and efficient machine learning library for heterogeneous distributed systems." </w:t>
      </w:r>
      <w:r w:rsidRPr="008035C0">
        <w:rPr>
          <w:rStyle w:val="af4"/>
          <w:iCs w:val="0"/>
        </w:rPr>
        <w:t>arXiv preprint arXiv:1512.01274</w:t>
      </w:r>
      <w:r w:rsidRPr="008035C0">
        <w:rPr>
          <w:rStyle w:val="af4"/>
        </w:rPr>
        <w:t> (2015).</w:t>
      </w:r>
      <w:bookmarkEnd w:id="109"/>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110" w:name="_Ref475669047"/>
      <w:r w:rsidRPr="009B4581">
        <w:rPr>
          <w:rStyle w:val="af4"/>
        </w:rPr>
        <w:t>Abadi, Martín, et al. "Tensorflow: Large-scale machine learning on heterogeneous distributed systems." </w:t>
      </w:r>
      <w:r w:rsidRPr="009B4581">
        <w:rPr>
          <w:rStyle w:val="af4"/>
          <w:iCs w:val="0"/>
        </w:rPr>
        <w:t>arXiv preprint arXiv:1603.04467</w:t>
      </w:r>
      <w:r w:rsidRPr="009B4581">
        <w:rPr>
          <w:rStyle w:val="af4"/>
        </w:rPr>
        <w:t> (2016).</w:t>
      </w:r>
      <w:bookmarkEnd w:id="110"/>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111" w:name="_Ref475670472"/>
      <w:r w:rsidRPr="00B50C14">
        <w:rPr>
          <w:rStyle w:val="af4"/>
        </w:rPr>
        <w:t>Mishra, Anand, Karteek Alahari, and C. V. Jawahar. "Scene text recognition using higher order language priors." </w:t>
      </w:r>
      <w:r w:rsidRPr="00B50C14">
        <w:rPr>
          <w:rStyle w:val="af4"/>
          <w:iCs w:val="0"/>
        </w:rPr>
        <w:t>BMVC 2012-23rd British Machine Vision Conference</w:t>
      </w:r>
      <w:r w:rsidRPr="00B50C14">
        <w:rPr>
          <w:rStyle w:val="af4"/>
        </w:rPr>
        <w:t>. BMVA, 2012.</w:t>
      </w:r>
      <w:bookmarkEnd w:id="111"/>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12" w:name="_Ref475670686"/>
      <w:r w:rsidRPr="0013300F">
        <w:rPr>
          <w:rStyle w:val="af4"/>
        </w:rPr>
        <w:t>Rodriguez-Serrano, Jose A., Florent Perronnin, and France Meylan. "Label embedding for text recognition." </w:t>
      </w:r>
      <w:r w:rsidRPr="0013300F">
        <w:rPr>
          <w:rStyle w:val="af4"/>
          <w:iCs w:val="0"/>
        </w:rPr>
        <w:t>Proceedings of the British Machine Vision Conference</w:t>
      </w:r>
      <w:r w:rsidRPr="0013300F">
        <w:rPr>
          <w:rStyle w:val="af4"/>
        </w:rPr>
        <w:t>. 2013.</w:t>
      </w:r>
      <w:bookmarkEnd w:id="112"/>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r w:rsidRPr="00EC06B2">
        <w:rPr>
          <w:rStyle w:val="af4"/>
        </w:rPr>
        <w:t>Almazán,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13" w:name="_Ref475670908"/>
      <w:r w:rsidRPr="00811ABC">
        <w:rPr>
          <w:rStyle w:val="af4"/>
        </w:rPr>
        <w:t>Matan, Ofer, et al. "Multi-digit recognition using a space displacement neural network." </w:t>
      </w:r>
      <w:r w:rsidRPr="00811ABC">
        <w:rPr>
          <w:rStyle w:val="af4"/>
          <w:iCs w:val="0"/>
        </w:rPr>
        <w:t>NIPS</w:t>
      </w:r>
      <w:r w:rsidRPr="00811ABC">
        <w:rPr>
          <w:rStyle w:val="af4"/>
        </w:rPr>
        <w:t>. 1991.</w:t>
      </w:r>
      <w:bookmarkEnd w:id="113"/>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r w:rsidRPr="00CE1E1B">
        <w:rPr>
          <w:rStyle w:val="af4"/>
        </w:rPr>
        <w:lastRenderedPageBreak/>
        <w:t>Jaderberg,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14" w:name="_Ref475670653"/>
      <w:r w:rsidRPr="00347A94">
        <w:rPr>
          <w:rStyle w:val="af4"/>
        </w:rPr>
        <w:t>Bissacco, Alessandro, et al. "Photoocr: Reading text in uncontrolled conditions." </w:t>
      </w:r>
      <w:r w:rsidRPr="00347A94">
        <w:rPr>
          <w:rStyle w:val="af4"/>
          <w:iCs w:val="0"/>
        </w:rPr>
        <w:t>Proceedings of the IEEE International Conference on Computer Vision</w:t>
      </w:r>
      <w:r w:rsidRPr="00347A94">
        <w:rPr>
          <w:rStyle w:val="af4"/>
        </w:rPr>
        <w:t>. 2013.</w:t>
      </w:r>
      <w:bookmarkEnd w:id="114"/>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15" w:name="_Ref475670830"/>
      <w:r w:rsidRPr="00AD33EC">
        <w:rPr>
          <w:rStyle w:val="af4"/>
        </w:rPr>
        <w:t>Perronnin,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15"/>
    </w:p>
    <w:p w14:paraId="037240C2" w14:textId="63F1447A" w:rsidR="009B4581" w:rsidRDefault="001E4383" w:rsidP="001E4383">
      <w:pPr>
        <w:pStyle w:val="a3"/>
        <w:numPr>
          <w:ilvl w:val="0"/>
          <w:numId w:val="4"/>
        </w:numPr>
        <w:autoSpaceDE w:val="0"/>
        <w:autoSpaceDN w:val="0"/>
        <w:adjustRightInd w:val="0"/>
        <w:spacing w:after="0" w:line="240" w:lineRule="auto"/>
        <w:ind w:left="0" w:firstLineChars="0" w:firstLine="0"/>
        <w:rPr>
          <w:rStyle w:val="af4"/>
        </w:rPr>
      </w:pPr>
      <w:bookmarkStart w:id="116" w:name="_Ref475996225"/>
      <w:r w:rsidRPr="001E4383">
        <w:rPr>
          <w:rStyle w:val="af4"/>
        </w:rPr>
        <w:t>Miao Y, Gowayyed M, Metze F. EESEN: End-to-end speech recognition using deep RNN models and WFST-based decoding[C]//Automatic Speech Recognition and Understanding (ASRU), 2015 IEEE Workshop on. IEEE, 2015: 167-174.</w:t>
      </w:r>
      <w:bookmarkEnd w:id="116"/>
    </w:p>
    <w:p w14:paraId="61570FEA" w14:textId="6D43DD02" w:rsidR="009B4581" w:rsidRDefault="00683948" w:rsidP="00A05074">
      <w:pPr>
        <w:ind w:firstLineChars="0" w:firstLine="0"/>
        <w:rPr>
          <w:rStyle w:val="af4"/>
        </w:rPr>
      </w:pPr>
      <w:r>
        <w:rPr>
          <w:rStyle w:val="af4"/>
        </w:rPr>
        <w:br w:type="page"/>
      </w: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17" w:name="_Toc477091598"/>
      <w:r w:rsidRPr="00501FF1">
        <w:rPr>
          <w:rStyle w:val="af4"/>
          <w:rFonts w:ascii="黑体" w:eastAsia="黑体" w:hAnsi="黑体" w:hint="eastAsia"/>
          <w:bCs w:val="0"/>
          <w:iCs w:val="0"/>
          <w:spacing w:val="0"/>
          <w:sz w:val="30"/>
        </w:rPr>
        <w:lastRenderedPageBreak/>
        <w:t>致</w:t>
      </w:r>
      <w:r w:rsidRPr="00501FF1">
        <w:rPr>
          <w:rStyle w:val="af4"/>
          <w:rFonts w:ascii="黑体" w:eastAsia="黑体" w:hAnsi="黑体"/>
          <w:bCs w:val="0"/>
          <w:iCs w:val="0"/>
          <w:spacing w:val="0"/>
          <w:sz w:val="30"/>
        </w:rPr>
        <w:t xml:space="preserve"> 谢</w:t>
      </w:r>
      <w:bookmarkEnd w:id="117"/>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77777777" w:rsidR="00501FF1" w:rsidRPr="005A78C0"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331CC279" w14:textId="77777777" w:rsidR="00501FF1" w:rsidRPr="005A78C0" w:rsidRDefault="00501FF1" w:rsidP="005A78C0">
      <w:pPr>
        <w:ind w:firstLine="480"/>
        <w:rPr>
          <w:bCs/>
          <w:iCs/>
          <w:lang w:val="en"/>
        </w:rPr>
      </w:pPr>
      <w:r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77777777" w:rsidR="00501FF1" w:rsidRPr="005A78C0" w:rsidRDefault="00501FF1" w:rsidP="005A78C0">
      <w:pPr>
        <w:ind w:firstLine="480"/>
        <w:rPr>
          <w:bCs/>
          <w:iCs/>
          <w:lang w:val="en"/>
        </w:rPr>
      </w:pPr>
      <w:r w:rsidRPr="005A78C0">
        <w:rPr>
          <w:rFonts w:hint="eastAsia"/>
          <w:bCs/>
          <w:iCs/>
          <w:lang w:val="en"/>
        </w:rPr>
        <w:t>其次要感谢我的师兄祁成作帮助我一起不断地调试程序。一次次的谈心让我转换新的思路，帮助我走出困惑。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66"/>
      <w:headerReference w:type="default" r:id="rId67"/>
      <w:footerReference w:type="even" r:id="rId68"/>
      <w:footerReference w:type="default" r:id="rId69"/>
      <w:headerReference w:type="first" r:id="rId70"/>
      <w:footerReference w:type="first" r:id="rId71"/>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F0126" w14:textId="77777777" w:rsidR="00CD78F4" w:rsidRDefault="00CD78F4">
      <w:pPr>
        <w:spacing w:after="0" w:line="240" w:lineRule="auto"/>
        <w:ind w:firstLine="480"/>
      </w:pPr>
      <w:r>
        <w:separator/>
      </w:r>
    </w:p>
  </w:endnote>
  <w:endnote w:type="continuationSeparator" w:id="0">
    <w:p w14:paraId="6623C1E9" w14:textId="77777777" w:rsidR="00CD78F4" w:rsidRDefault="00CD78F4">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027500" w:rsidRDefault="00027500">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027500" w:rsidRDefault="00027500"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027500" w:rsidRDefault="00027500">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027500" w:rsidRDefault="00027500">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56A809D1" w:rsidR="00027500" w:rsidRDefault="00027500">
    <w:pPr>
      <w:spacing w:after="0"/>
      <w:ind w:right="120" w:firstLine="480"/>
      <w:jc w:val="center"/>
    </w:pPr>
    <w:r>
      <w:fldChar w:fldCharType="begin"/>
    </w:r>
    <w:r>
      <w:instrText>PAGE   \* MERGEFORMAT</w:instrText>
    </w:r>
    <w:r>
      <w:fldChar w:fldCharType="separate"/>
    </w:r>
    <w:r w:rsidR="009C446B" w:rsidRPr="009C446B">
      <w:rPr>
        <w:noProof/>
        <w:lang w:val="zh-CN"/>
      </w:rP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027500" w:rsidRDefault="00027500">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027500" w:rsidRDefault="0002750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57AB634D" w:rsidR="00027500" w:rsidRDefault="0002750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9C446B" w:rsidRPr="009C446B">
      <w:rPr>
        <w:rFonts w:ascii="Times New Roman" w:eastAsia="Times New Roman" w:hAnsi="Times New Roman" w:cs="Times New Roman"/>
        <w:noProof/>
        <w:sz w:val="18"/>
      </w:rPr>
      <w:t>33</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027500" w:rsidRDefault="00027500">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3EC15" w14:textId="77777777" w:rsidR="00CD78F4" w:rsidRDefault="00CD78F4">
      <w:pPr>
        <w:spacing w:after="0" w:line="240" w:lineRule="auto"/>
        <w:ind w:firstLine="480"/>
      </w:pPr>
      <w:r>
        <w:separator/>
      </w:r>
    </w:p>
  </w:footnote>
  <w:footnote w:type="continuationSeparator" w:id="0">
    <w:p w14:paraId="1B1C5054" w14:textId="77777777" w:rsidR="00CD78F4" w:rsidRDefault="00CD78F4">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027500" w:rsidRDefault="00027500">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027500" w:rsidRDefault="00027500">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027500" w:rsidRDefault="00027500">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027500" w:rsidRDefault="00027500">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027500" w:rsidRDefault="00027500">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027500" w:rsidRDefault="00027500">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027500" w:rsidRDefault="00027500">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027500" w:rsidRDefault="00027500">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027500" w:rsidRDefault="00027500">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安兴乐">
    <w15:presenceInfo w15:providerId="Windows Live" w15:userId="925a3aabf36ab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drawingGridHorizontalSpacing w:val="120"/>
  <w:drawingGridVerticalSpacing w:val="331"/>
  <w:displayHorizontalDrawingGridEvery w:val="2"/>
  <w:characterSpacingControl w:val="doNotCompress"/>
  <w:hdrShapeDefaults>
    <o:shapedefaults v:ext="edit" spidmax="4097"/>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6A2E"/>
    <w:rsid w:val="00006B8B"/>
    <w:rsid w:val="0000719D"/>
    <w:rsid w:val="000077BD"/>
    <w:rsid w:val="000113F7"/>
    <w:rsid w:val="000124E3"/>
    <w:rsid w:val="00013168"/>
    <w:rsid w:val="00014CD6"/>
    <w:rsid w:val="00015C47"/>
    <w:rsid w:val="0001640E"/>
    <w:rsid w:val="00017C21"/>
    <w:rsid w:val="0002169D"/>
    <w:rsid w:val="000253ED"/>
    <w:rsid w:val="0002545E"/>
    <w:rsid w:val="00025904"/>
    <w:rsid w:val="00025C46"/>
    <w:rsid w:val="00026FE1"/>
    <w:rsid w:val="00027500"/>
    <w:rsid w:val="000279C0"/>
    <w:rsid w:val="00030023"/>
    <w:rsid w:val="000321FA"/>
    <w:rsid w:val="000322E1"/>
    <w:rsid w:val="00032B97"/>
    <w:rsid w:val="000334DB"/>
    <w:rsid w:val="000348ED"/>
    <w:rsid w:val="00036F7C"/>
    <w:rsid w:val="00037D0D"/>
    <w:rsid w:val="00040EFB"/>
    <w:rsid w:val="00043663"/>
    <w:rsid w:val="000436FB"/>
    <w:rsid w:val="00044CDA"/>
    <w:rsid w:val="000458D5"/>
    <w:rsid w:val="00046567"/>
    <w:rsid w:val="00047780"/>
    <w:rsid w:val="00050BA9"/>
    <w:rsid w:val="0005311A"/>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701AD"/>
    <w:rsid w:val="00071A21"/>
    <w:rsid w:val="00071CB9"/>
    <w:rsid w:val="00074B7D"/>
    <w:rsid w:val="00075C83"/>
    <w:rsid w:val="000773C8"/>
    <w:rsid w:val="00077ED0"/>
    <w:rsid w:val="00081140"/>
    <w:rsid w:val="000812FE"/>
    <w:rsid w:val="00081FCF"/>
    <w:rsid w:val="000824F5"/>
    <w:rsid w:val="00082A46"/>
    <w:rsid w:val="00083CCD"/>
    <w:rsid w:val="00084148"/>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7E3A"/>
    <w:rsid w:val="000B06FC"/>
    <w:rsid w:val="000B0704"/>
    <w:rsid w:val="000B09DA"/>
    <w:rsid w:val="000B1DC5"/>
    <w:rsid w:val="000B2E0C"/>
    <w:rsid w:val="000B3FE0"/>
    <w:rsid w:val="000B5C53"/>
    <w:rsid w:val="000B72E6"/>
    <w:rsid w:val="000C07BA"/>
    <w:rsid w:val="000C169A"/>
    <w:rsid w:val="000C1713"/>
    <w:rsid w:val="000C1EF7"/>
    <w:rsid w:val="000C3598"/>
    <w:rsid w:val="000C37AD"/>
    <w:rsid w:val="000C3A22"/>
    <w:rsid w:val="000C746B"/>
    <w:rsid w:val="000C7929"/>
    <w:rsid w:val="000C79F7"/>
    <w:rsid w:val="000D02F0"/>
    <w:rsid w:val="000D04D3"/>
    <w:rsid w:val="000D0B7D"/>
    <w:rsid w:val="000D25CA"/>
    <w:rsid w:val="000D33FC"/>
    <w:rsid w:val="000D47DC"/>
    <w:rsid w:val="000D4965"/>
    <w:rsid w:val="000D4D6D"/>
    <w:rsid w:val="000D5540"/>
    <w:rsid w:val="000D7D60"/>
    <w:rsid w:val="000E1BFF"/>
    <w:rsid w:val="000E360E"/>
    <w:rsid w:val="000E4030"/>
    <w:rsid w:val="000E4316"/>
    <w:rsid w:val="000E597F"/>
    <w:rsid w:val="000E5B99"/>
    <w:rsid w:val="000E750F"/>
    <w:rsid w:val="000E77D1"/>
    <w:rsid w:val="000E7B3A"/>
    <w:rsid w:val="000F0E03"/>
    <w:rsid w:val="000F2D13"/>
    <w:rsid w:val="000F3A2D"/>
    <w:rsid w:val="000F440A"/>
    <w:rsid w:val="000F68E5"/>
    <w:rsid w:val="000F7624"/>
    <w:rsid w:val="00100EC3"/>
    <w:rsid w:val="0010226A"/>
    <w:rsid w:val="001030C8"/>
    <w:rsid w:val="00104E3E"/>
    <w:rsid w:val="00105B5D"/>
    <w:rsid w:val="00106C08"/>
    <w:rsid w:val="00106C7A"/>
    <w:rsid w:val="0010765A"/>
    <w:rsid w:val="00107D75"/>
    <w:rsid w:val="00110610"/>
    <w:rsid w:val="00111A42"/>
    <w:rsid w:val="00112341"/>
    <w:rsid w:val="0011269D"/>
    <w:rsid w:val="00113A43"/>
    <w:rsid w:val="00114CCC"/>
    <w:rsid w:val="00114D40"/>
    <w:rsid w:val="001161A4"/>
    <w:rsid w:val="00121BB3"/>
    <w:rsid w:val="001226CA"/>
    <w:rsid w:val="001228D3"/>
    <w:rsid w:val="0012307F"/>
    <w:rsid w:val="00126949"/>
    <w:rsid w:val="0013196F"/>
    <w:rsid w:val="0013300F"/>
    <w:rsid w:val="00134945"/>
    <w:rsid w:val="001349D0"/>
    <w:rsid w:val="001358BE"/>
    <w:rsid w:val="0013698F"/>
    <w:rsid w:val="001412B1"/>
    <w:rsid w:val="001416D3"/>
    <w:rsid w:val="00141EBD"/>
    <w:rsid w:val="0014408D"/>
    <w:rsid w:val="00145373"/>
    <w:rsid w:val="00145C95"/>
    <w:rsid w:val="001463D4"/>
    <w:rsid w:val="00147528"/>
    <w:rsid w:val="00147DE0"/>
    <w:rsid w:val="00150089"/>
    <w:rsid w:val="001505ED"/>
    <w:rsid w:val="00154336"/>
    <w:rsid w:val="00154F11"/>
    <w:rsid w:val="001600CE"/>
    <w:rsid w:val="001609EB"/>
    <w:rsid w:val="00163089"/>
    <w:rsid w:val="00163149"/>
    <w:rsid w:val="0016358F"/>
    <w:rsid w:val="00163E00"/>
    <w:rsid w:val="00165749"/>
    <w:rsid w:val="001657F6"/>
    <w:rsid w:val="0016733D"/>
    <w:rsid w:val="001704D5"/>
    <w:rsid w:val="00171759"/>
    <w:rsid w:val="00171AED"/>
    <w:rsid w:val="001723B9"/>
    <w:rsid w:val="001723C5"/>
    <w:rsid w:val="00174609"/>
    <w:rsid w:val="00174AAC"/>
    <w:rsid w:val="00176498"/>
    <w:rsid w:val="00183030"/>
    <w:rsid w:val="00183177"/>
    <w:rsid w:val="001852CB"/>
    <w:rsid w:val="0018630F"/>
    <w:rsid w:val="00186C2B"/>
    <w:rsid w:val="001875C3"/>
    <w:rsid w:val="001906C4"/>
    <w:rsid w:val="00190AFA"/>
    <w:rsid w:val="00191FF0"/>
    <w:rsid w:val="001925AE"/>
    <w:rsid w:val="0019401C"/>
    <w:rsid w:val="00195D1F"/>
    <w:rsid w:val="0019758C"/>
    <w:rsid w:val="00197D25"/>
    <w:rsid w:val="001A06A9"/>
    <w:rsid w:val="001A2DA6"/>
    <w:rsid w:val="001A3393"/>
    <w:rsid w:val="001A38F0"/>
    <w:rsid w:val="001A39ED"/>
    <w:rsid w:val="001A3B5A"/>
    <w:rsid w:val="001A4479"/>
    <w:rsid w:val="001A5541"/>
    <w:rsid w:val="001A5865"/>
    <w:rsid w:val="001A591F"/>
    <w:rsid w:val="001A5CEF"/>
    <w:rsid w:val="001A6CB4"/>
    <w:rsid w:val="001B3502"/>
    <w:rsid w:val="001B3B29"/>
    <w:rsid w:val="001B40E2"/>
    <w:rsid w:val="001B46EC"/>
    <w:rsid w:val="001B7800"/>
    <w:rsid w:val="001C0D81"/>
    <w:rsid w:val="001C262F"/>
    <w:rsid w:val="001C2D43"/>
    <w:rsid w:val="001C3BB9"/>
    <w:rsid w:val="001C4234"/>
    <w:rsid w:val="001C4D5B"/>
    <w:rsid w:val="001C4E68"/>
    <w:rsid w:val="001C53ED"/>
    <w:rsid w:val="001C6135"/>
    <w:rsid w:val="001D4070"/>
    <w:rsid w:val="001D6461"/>
    <w:rsid w:val="001D6E2F"/>
    <w:rsid w:val="001D7B13"/>
    <w:rsid w:val="001E1C99"/>
    <w:rsid w:val="001E2218"/>
    <w:rsid w:val="001E2D82"/>
    <w:rsid w:val="001E2E9D"/>
    <w:rsid w:val="001E4383"/>
    <w:rsid w:val="001E61B0"/>
    <w:rsid w:val="001E6281"/>
    <w:rsid w:val="001E7CDE"/>
    <w:rsid w:val="001F0797"/>
    <w:rsid w:val="001F12AD"/>
    <w:rsid w:val="001F28A1"/>
    <w:rsid w:val="001F44B5"/>
    <w:rsid w:val="00200BD7"/>
    <w:rsid w:val="0020229C"/>
    <w:rsid w:val="00203906"/>
    <w:rsid w:val="00203C44"/>
    <w:rsid w:val="00203CC3"/>
    <w:rsid w:val="00203F0C"/>
    <w:rsid w:val="00204BCD"/>
    <w:rsid w:val="00205230"/>
    <w:rsid w:val="00206416"/>
    <w:rsid w:val="0020645B"/>
    <w:rsid w:val="00210C6E"/>
    <w:rsid w:val="00211D2E"/>
    <w:rsid w:val="0021233A"/>
    <w:rsid w:val="0021351C"/>
    <w:rsid w:val="002168B0"/>
    <w:rsid w:val="00217337"/>
    <w:rsid w:val="00220DC1"/>
    <w:rsid w:val="00224007"/>
    <w:rsid w:val="00224705"/>
    <w:rsid w:val="00224820"/>
    <w:rsid w:val="0022487B"/>
    <w:rsid w:val="00224E59"/>
    <w:rsid w:val="00225F94"/>
    <w:rsid w:val="00226850"/>
    <w:rsid w:val="00227EE0"/>
    <w:rsid w:val="002303B6"/>
    <w:rsid w:val="00230490"/>
    <w:rsid w:val="00230CAE"/>
    <w:rsid w:val="00230F22"/>
    <w:rsid w:val="00231309"/>
    <w:rsid w:val="00231486"/>
    <w:rsid w:val="002325B9"/>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2C"/>
    <w:rsid w:val="00250574"/>
    <w:rsid w:val="00250A88"/>
    <w:rsid w:val="00251206"/>
    <w:rsid w:val="002512D9"/>
    <w:rsid w:val="00251334"/>
    <w:rsid w:val="00252355"/>
    <w:rsid w:val="002525AE"/>
    <w:rsid w:val="00254A88"/>
    <w:rsid w:val="00255587"/>
    <w:rsid w:val="002567AD"/>
    <w:rsid w:val="0025687A"/>
    <w:rsid w:val="002609EF"/>
    <w:rsid w:val="0026152C"/>
    <w:rsid w:val="00263A39"/>
    <w:rsid w:val="00263A7E"/>
    <w:rsid w:val="00266F28"/>
    <w:rsid w:val="002670EA"/>
    <w:rsid w:val="002704F9"/>
    <w:rsid w:val="00270825"/>
    <w:rsid w:val="002711D5"/>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23F8"/>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172F"/>
    <w:rsid w:val="002B2703"/>
    <w:rsid w:val="002B275E"/>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B9A"/>
    <w:rsid w:val="002C5D33"/>
    <w:rsid w:val="002C5D88"/>
    <w:rsid w:val="002D1E0C"/>
    <w:rsid w:val="002D263A"/>
    <w:rsid w:val="002D26B6"/>
    <w:rsid w:val="002D5BC6"/>
    <w:rsid w:val="002D7CB5"/>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4BA0"/>
    <w:rsid w:val="002F4EED"/>
    <w:rsid w:val="00301C3B"/>
    <w:rsid w:val="00302089"/>
    <w:rsid w:val="003029D3"/>
    <w:rsid w:val="003037DD"/>
    <w:rsid w:val="00303A31"/>
    <w:rsid w:val="0030492E"/>
    <w:rsid w:val="003052F3"/>
    <w:rsid w:val="00305D36"/>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17AC1"/>
    <w:rsid w:val="00321A5F"/>
    <w:rsid w:val="00323361"/>
    <w:rsid w:val="003261CC"/>
    <w:rsid w:val="00326ED5"/>
    <w:rsid w:val="0033149E"/>
    <w:rsid w:val="00331CBE"/>
    <w:rsid w:val="00333E1A"/>
    <w:rsid w:val="003407DB"/>
    <w:rsid w:val="00340FA6"/>
    <w:rsid w:val="00341A86"/>
    <w:rsid w:val="003431B6"/>
    <w:rsid w:val="00343C22"/>
    <w:rsid w:val="00344551"/>
    <w:rsid w:val="00347A94"/>
    <w:rsid w:val="00350DC7"/>
    <w:rsid w:val="00351FF9"/>
    <w:rsid w:val="00354079"/>
    <w:rsid w:val="00354D0E"/>
    <w:rsid w:val="00356592"/>
    <w:rsid w:val="00360D5E"/>
    <w:rsid w:val="00361083"/>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A24"/>
    <w:rsid w:val="0038210B"/>
    <w:rsid w:val="00382DE5"/>
    <w:rsid w:val="003834ED"/>
    <w:rsid w:val="00383898"/>
    <w:rsid w:val="00383927"/>
    <w:rsid w:val="00383C39"/>
    <w:rsid w:val="00384A6B"/>
    <w:rsid w:val="0038540E"/>
    <w:rsid w:val="00387BD1"/>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98A"/>
    <w:rsid w:val="003C79EE"/>
    <w:rsid w:val="003D09BE"/>
    <w:rsid w:val="003D3560"/>
    <w:rsid w:val="003D41E1"/>
    <w:rsid w:val="003D4380"/>
    <w:rsid w:val="003D4635"/>
    <w:rsid w:val="003D62FA"/>
    <w:rsid w:val="003D740C"/>
    <w:rsid w:val="003D78FC"/>
    <w:rsid w:val="003D7C10"/>
    <w:rsid w:val="003E01C4"/>
    <w:rsid w:val="003E02B9"/>
    <w:rsid w:val="003E231A"/>
    <w:rsid w:val="003E54E2"/>
    <w:rsid w:val="003E5D99"/>
    <w:rsid w:val="003E5E38"/>
    <w:rsid w:val="003E5EC2"/>
    <w:rsid w:val="003E68F2"/>
    <w:rsid w:val="003E6AB3"/>
    <w:rsid w:val="003E6CBB"/>
    <w:rsid w:val="003F08CA"/>
    <w:rsid w:val="003F13E5"/>
    <w:rsid w:val="003F1D10"/>
    <w:rsid w:val="003F1E2F"/>
    <w:rsid w:val="003F1EDE"/>
    <w:rsid w:val="003F3E1E"/>
    <w:rsid w:val="003F6477"/>
    <w:rsid w:val="003F6D3A"/>
    <w:rsid w:val="0040005D"/>
    <w:rsid w:val="00401E91"/>
    <w:rsid w:val="0040207E"/>
    <w:rsid w:val="00402778"/>
    <w:rsid w:val="0040335A"/>
    <w:rsid w:val="004039A9"/>
    <w:rsid w:val="00403CF7"/>
    <w:rsid w:val="00404519"/>
    <w:rsid w:val="00405C36"/>
    <w:rsid w:val="004062BC"/>
    <w:rsid w:val="0041001B"/>
    <w:rsid w:val="00410084"/>
    <w:rsid w:val="00411BAF"/>
    <w:rsid w:val="00412DD8"/>
    <w:rsid w:val="004132CA"/>
    <w:rsid w:val="0041368A"/>
    <w:rsid w:val="00413ECE"/>
    <w:rsid w:val="00415620"/>
    <w:rsid w:val="00420698"/>
    <w:rsid w:val="0042266D"/>
    <w:rsid w:val="004229FB"/>
    <w:rsid w:val="00423A77"/>
    <w:rsid w:val="00424B94"/>
    <w:rsid w:val="00424D06"/>
    <w:rsid w:val="00424F40"/>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383F"/>
    <w:rsid w:val="00454325"/>
    <w:rsid w:val="00454DCC"/>
    <w:rsid w:val="00457046"/>
    <w:rsid w:val="00457324"/>
    <w:rsid w:val="004575A4"/>
    <w:rsid w:val="00457E12"/>
    <w:rsid w:val="004601AB"/>
    <w:rsid w:val="004610F9"/>
    <w:rsid w:val="00461665"/>
    <w:rsid w:val="00461716"/>
    <w:rsid w:val="00462D66"/>
    <w:rsid w:val="0046312A"/>
    <w:rsid w:val="004636AC"/>
    <w:rsid w:val="00464542"/>
    <w:rsid w:val="00465811"/>
    <w:rsid w:val="00465FD2"/>
    <w:rsid w:val="0046612D"/>
    <w:rsid w:val="004666F9"/>
    <w:rsid w:val="00471849"/>
    <w:rsid w:val="00471E34"/>
    <w:rsid w:val="0047297C"/>
    <w:rsid w:val="00472D65"/>
    <w:rsid w:val="00473F44"/>
    <w:rsid w:val="0047630E"/>
    <w:rsid w:val="0047648D"/>
    <w:rsid w:val="00477A36"/>
    <w:rsid w:val="00480825"/>
    <w:rsid w:val="004813F9"/>
    <w:rsid w:val="00481B84"/>
    <w:rsid w:val="00481EF9"/>
    <w:rsid w:val="00481F8E"/>
    <w:rsid w:val="0048243D"/>
    <w:rsid w:val="00482597"/>
    <w:rsid w:val="00482EC8"/>
    <w:rsid w:val="00483D51"/>
    <w:rsid w:val="004860B8"/>
    <w:rsid w:val="00490D3F"/>
    <w:rsid w:val="004910B3"/>
    <w:rsid w:val="0049454F"/>
    <w:rsid w:val="0049500B"/>
    <w:rsid w:val="004A29A4"/>
    <w:rsid w:val="004A5482"/>
    <w:rsid w:val="004A54A9"/>
    <w:rsid w:val="004A62CC"/>
    <w:rsid w:val="004A6EDF"/>
    <w:rsid w:val="004A71BC"/>
    <w:rsid w:val="004B0D77"/>
    <w:rsid w:val="004B1953"/>
    <w:rsid w:val="004B2BD3"/>
    <w:rsid w:val="004B2DEE"/>
    <w:rsid w:val="004B33C9"/>
    <w:rsid w:val="004B351F"/>
    <w:rsid w:val="004B3D91"/>
    <w:rsid w:val="004B4ED3"/>
    <w:rsid w:val="004B5A7B"/>
    <w:rsid w:val="004B5ED5"/>
    <w:rsid w:val="004B646A"/>
    <w:rsid w:val="004C0D5E"/>
    <w:rsid w:val="004C0E9A"/>
    <w:rsid w:val="004C271B"/>
    <w:rsid w:val="004C36E2"/>
    <w:rsid w:val="004C50AF"/>
    <w:rsid w:val="004C51C6"/>
    <w:rsid w:val="004C79B5"/>
    <w:rsid w:val="004C7D5C"/>
    <w:rsid w:val="004D36A0"/>
    <w:rsid w:val="004D42C9"/>
    <w:rsid w:val="004D4A6F"/>
    <w:rsid w:val="004D54B9"/>
    <w:rsid w:val="004D5F40"/>
    <w:rsid w:val="004D6430"/>
    <w:rsid w:val="004D65EF"/>
    <w:rsid w:val="004D6CF9"/>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72E7"/>
    <w:rsid w:val="0051011D"/>
    <w:rsid w:val="005115EC"/>
    <w:rsid w:val="005121B3"/>
    <w:rsid w:val="005123FF"/>
    <w:rsid w:val="00512A0B"/>
    <w:rsid w:val="00513C47"/>
    <w:rsid w:val="0051410C"/>
    <w:rsid w:val="00517483"/>
    <w:rsid w:val="00517838"/>
    <w:rsid w:val="00517AA1"/>
    <w:rsid w:val="0052079C"/>
    <w:rsid w:val="0052113F"/>
    <w:rsid w:val="0052174C"/>
    <w:rsid w:val="00523229"/>
    <w:rsid w:val="00524D28"/>
    <w:rsid w:val="00525811"/>
    <w:rsid w:val="00527722"/>
    <w:rsid w:val="00530003"/>
    <w:rsid w:val="00530EAC"/>
    <w:rsid w:val="00532AC7"/>
    <w:rsid w:val="00532EC4"/>
    <w:rsid w:val="00533AFD"/>
    <w:rsid w:val="00533BEC"/>
    <w:rsid w:val="0053641E"/>
    <w:rsid w:val="0053763B"/>
    <w:rsid w:val="00537F19"/>
    <w:rsid w:val="005420CC"/>
    <w:rsid w:val="005424F4"/>
    <w:rsid w:val="00542E6D"/>
    <w:rsid w:val="0054396C"/>
    <w:rsid w:val="005465A2"/>
    <w:rsid w:val="00546FFB"/>
    <w:rsid w:val="0054750A"/>
    <w:rsid w:val="0054778D"/>
    <w:rsid w:val="00547C77"/>
    <w:rsid w:val="00550A6E"/>
    <w:rsid w:val="00550B6D"/>
    <w:rsid w:val="005518C7"/>
    <w:rsid w:val="00552B92"/>
    <w:rsid w:val="00553D2B"/>
    <w:rsid w:val="00553F44"/>
    <w:rsid w:val="0055451C"/>
    <w:rsid w:val="005551FD"/>
    <w:rsid w:val="0055664C"/>
    <w:rsid w:val="00556A7A"/>
    <w:rsid w:val="00556EFD"/>
    <w:rsid w:val="0055788C"/>
    <w:rsid w:val="005603EB"/>
    <w:rsid w:val="005610EE"/>
    <w:rsid w:val="0056197B"/>
    <w:rsid w:val="005626A0"/>
    <w:rsid w:val="0056288F"/>
    <w:rsid w:val="00562B8C"/>
    <w:rsid w:val="0056490B"/>
    <w:rsid w:val="00564CF9"/>
    <w:rsid w:val="00565789"/>
    <w:rsid w:val="0056798F"/>
    <w:rsid w:val="00567A09"/>
    <w:rsid w:val="00567A65"/>
    <w:rsid w:val="00567ED4"/>
    <w:rsid w:val="0057007F"/>
    <w:rsid w:val="005706A0"/>
    <w:rsid w:val="0057103D"/>
    <w:rsid w:val="00571636"/>
    <w:rsid w:val="00571674"/>
    <w:rsid w:val="00571751"/>
    <w:rsid w:val="0057220F"/>
    <w:rsid w:val="00575F47"/>
    <w:rsid w:val="00577340"/>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31E6"/>
    <w:rsid w:val="0059555C"/>
    <w:rsid w:val="00597657"/>
    <w:rsid w:val="005A2095"/>
    <w:rsid w:val="005A279C"/>
    <w:rsid w:val="005A2D24"/>
    <w:rsid w:val="005A3D40"/>
    <w:rsid w:val="005A49DE"/>
    <w:rsid w:val="005A78C0"/>
    <w:rsid w:val="005A7917"/>
    <w:rsid w:val="005B0063"/>
    <w:rsid w:val="005B1688"/>
    <w:rsid w:val="005B2020"/>
    <w:rsid w:val="005B2C6E"/>
    <w:rsid w:val="005B35BB"/>
    <w:rsid w:val="005B49A9"/>
    <w:rsid w:val="005B4E6F"/>
    <w:rsid w:val="005B5143"/>
    <w:rsid w:val="005B6042"/>
    <w:rsid w:val="005B6385"/>
    <w:rsid w:val="005B6FF6"/>
    <w:rsid w:val="005B70B1"/>
    <w:rsid w:val="005B77A7"/>
    <w:rsid w:val="005C0095"/>
    <w:rsid w:val="005C1436"/>
    <w:rsid w:val="005C16AD"/>
    <w:rsid w:val="005C1B21"/>
    <w:rsid w:val="005C260B"/>
    <w:rsid w:val="005C2CCB"/>
    <w:rsid w:val="005C3738"/>
    <w:rsid w:val="005C3B3A"/>
    <w:rsid w:val="005C58D7"/>
    <w:rsid w:val="005C6618"/>
    <w:rsid w:val="005C7D99"/>
    <w:rsid w:val="005D214A"/>
    <w:rsid w:val="005D3FE0"/>
    <w:rsid w:val="005D6E49"/>
    <w:rsid w:val="005E0248"/>
    <w:rsid w:val="005E0271"/>
    <w:rsid w:val="005E1901"/>
    <w:rsid w:val="005E237A"/>
    <w:rsid w:val="005E26AC"/>
    <w:rsid w:val="005E277F"/>
    <w:rsid w:val="005E3425"/>
    <w:rsid w:val="005E384B"/>
    <w:rsid w:val="005E75D5"/>
    <w:rsid w:val="005F4B1C"/>
    <w:rsid w:val="005F5589"/>
    <w:rsid w:val="005F5A0C"/>
    <w:rsid w:val="005F5ECA"/>
    <w:rsid w:val="0060147C"/>
    <w:rsid w:val="00601E75"/>
    <w:rsid w:val="00602EA3"/>
    <w:rsid w:val="00603974"/>
    <w:rsid w:val="00605EDE"/>
    <w:rsid w:val="00606526"/>
    <w:rsid w:val="0060780F"/>
    <w:rsid w:val="00607A93"/>
    <w:rsid w:val="00607F6D"/>
    <w:rsid w:val="00610676"/>
    <w:rsid w:val="006107D1"/>
    <w:rsid w:val="00611F60"/>
    <w:rsid w:val="00612DA3"/>
    <w:rsid w:val="006158E6"/>
    <w:rsid w:val="00616BAC"/>
    <w:rsid w:val="00616BC5"/>
    <w:rsid w:val="00616DDF"/>
    <w:rsid w:val="00617977"/>
    <w:rsid w:val="00617FE9"/>
    <w:rsid w:val="00621A2F"/>
    <w:rsid w:val="00622739"/>
    <w:rsid w:val="00622769"/>
    <w:rsid w:val="00622B8B"/>
    <w:rsid w:val="006234DA"/>
    <w:rsid w:val="00623D6F"/>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60C2"/>
    <w:rsid w:val="00646115"/>
    <w:rsid w:val="00646B94"/>
    <w:rsid w:val="006506F1"/>
    <w:rsid w:val="00653155"/>
    <w:rsid w:val="00653594"/>
    <w:rsid w:val="0065512F"/>
    <w:rsid w:val="0065555F"/>
    <w:rsid w:val="00655728"/>
    <w:rsid w:val="0065668A"/>
    <w:rsid w:val="00657D05"/>
    <w:rsid w:val="00660450"/>
    <w:rsid w:val="00660490"/>
    <w:rsid w:val="006605EC"/>
    <w:rsid w:val="00660677"/>
    <w:rsid w:val="006612C9"/>
    <w:rsid w:val="0066216D"/>
    <w:rsid w:val="00662D9D"/>
    <w:rsid w:val="006640B2"/>
    <w:rsid w:val="00665893"/>
    <w:rsid w:val="00666ED1"/>
    <w:rsid w:val="00667108"/>
    <w:rsid w:val="00670387"/>
    <w:rsid w:val="006706BE"/>
    <w:rsid w:val="00671536"/>
    <w:rsid w:val="00671558"/>
    <w:rsid w:val="00675DDD"/>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73"/>
    <w:rsid w:val="006957FE"/>
    <w:rsid w:val="0069645B"/>
    <w:rsid w:val="00696D2A"/>
    <w:rsid w:val="00696E56"/>
    <w:rsid w:val="006977E7"/>
    <w:rsid w:val="006A2BDB"/>
    <w:rsid w:val="006A38D8"/>
    <w:rsid w:val="006A3908"/>
    <w:rsid w:val="006A5270"/>
    <w:rsid w:val="006A652E"/>
    <w:rsid w:val="006B140D"/>
    <w:rsid w:val="006B1D8D"/>
    <w:rsid w:val="006B4BFC"/>
    <w:rsid w:val="006C1258"/>
    <w:rsid w:val="006C2930"/>
    <w:rsid w:val="006C53CB"/>
    <w:rsid w:val="006C562D"/>
    <w:rsid w:val="006C6374"/>
    <w:rsid w:val="006C6AEB"/>
    <w:rsid w:val="006C708A"/>
    <w:rsid w:val="006D0787"/>
    <w:rsid w:val="006D17BB"/>
    <w:rsid w:val="006D1808"/>
    <w:rsid w:val="006D23FE"/>
    <w:rsid w:val="006D448A"/>
    <w:rsid w:val="006D701B"/>
    <w:rsid w:val="006E1132"/>
    <w:rsid w:val="006E26D3"/>
    <w:rsid w:val="006E384D"/>
    <w:rsid w:val="006E4053"/>
    <w:rsid w:val="006E4405"/>
    <w:rsid w:val="006E4625"/>
    <w:rsid w:val="006E4D3C"/>
    <w:rsid w:val="006E61DF"/>
    <w:rsid w:val="006E7841"/>
    <w:rsid w:val="006F062B"/>
    <w:rsid w:val="006F082F"/>
    <w:rsid w:val="006F0F99"/>
    <w:rsid w:val="006F1770"/>
    <w:rsid w:val="006F36AE"/>
    <w:rsid w:val="006F4B8D"/>
    <w:rsid w:val="006F5487"/>
    <w:rsid w:val="006F63F0"/>
    <w:rsid w:val="006F6520"/>
    <w:rsid w:val="006F6CF8"/>
    <w:rsid w:val="006F6DB4"/>
    <w:rsid w:val="007002C6"/>
    <w:rsid w:val="00702381"/>
    <w:rsid w:val="00702D1E"/>
    <w:rsid w:val="00703320"/>
    <w:rsid w:val="0070538F"/>
    <w:rsid w:val="0071015B"/>
    <w:rsid w:val="0071231A"/>
    <w:rsid w:val="0071298B"/>
    <w:rsid w:val="00714C3D"/>
    <w:rsid w:val="0071522E"/>
    <w:rsid w:val="00715483"/>
    <w:rsid w:val="00715F47"/>
    <w:rsid w:val="0071683E"/>
    <w:rsid w:val="00720E6A"/>
    <w:rsid w:val="00724227"/>
    <w:rsid w:val="00724587"/>
    <w:rsid w:val="007252A1"/>
    <w:rsid w:val="00726952"/>
    <w:rsid w:val="00731552"/>
    <w:rsid w:val="00732239"/>
    <w:rsid w:val="0073312F"/>
    <w:rsid w:val="00733C24"/>
    <w:rsid w:val="00734046"/>
    <w:rsid w:val="0073474F"/>
    <w:rsid w:val="00734832"/>
    <w:rsid w:val="007351FF"/>
    <w:rsid w:val="00735E55"/>
    <w:rsid w:val="00736D1A"/>
    <w:rsid w:val="00736FE5"/>
    <w:rsid w:val="00737828"/>
    <w:rsid w:val="00741D72"/>
    <w:rsid w:val="00742223"/>
    <w:rsid w:val="007424CF"/>
    <w:rsid w:val="00743DED"/>
    <w:rsid w:val="00745E78"/>
    <w:rsid w:val="00746301"/>
    <w:rsid w:val="00750465"/>
    <w:rsid w:val="00750B86"/>
    <w:rsid w:val="00751139"/>
    <w:rsid w:val="007518F8"/>
    <w:rsid w:val="00752A9A"/>
    <w:rsid w:val="0075532C"/>
    <w:rsid w:val="00757FE5"/>
    <w:rsid w:val="00764BC1"/>
    <w:rsid w:val="00765241"/>
    <w:rsid w:val="00765A61"/>
    <w:rsid w:val="00766458"/>
    <w:rsid w:val="007673F6"/>
    <w:rsid w:val="00767EF8"/>
    <w:rsid w:val="007742B1"/>
    <w:rsid w:val="00775706"/>
    <w:rsid w:val="00776309"/>
    <w:rsid w:val="00777C81"/>
    <w:rsid w:val="007801ED"/>
    <w:rsid w:val="00780678"/>
    <w:rsid w:val="00781F1F"/>
    <w:rsid w:val="00783249"/>
    <w:rsid w:val="0078461A"/>
    <w:rsid w:val="00784C3D"/>
    <w:rsid w:val="00786140"/>
    <w:rsid w:val="00786434"/>
    <w:rsid w:val="007871FA"/>
    <w:rsid w:val="00787C79"/>
    <w:rsid w:val="00790CD7"/>
    <w:rsid w:val="00791601"/>
    <w:rsid w:val="00791BDE"/>
    <w:rsid w:val="00792805"/>
    <w:rsid w:val="00792AC0"/>
    <w:rsid w:val="007943FA"/>
    <w:rsid w:val="00795761"/>
    <w:rsid w:val="00795B9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46BB"/>
    <w:rsid w:val="007B5388"/>
    <w:rsid w:val="007B56D3"/>
    <w:rsid w:val="007B63F0"/>
    <w:rsid w:val="007B6861"/>
    <w:rsid w:val="007C22BD"/>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E1D"/>
    <w:rsid w:val="007E56A8"/>
    <w:rsid w:val="007E75EB"/>
    <w:rsid w:val="007E7BF9"/>
    <w:rsid w:val="007F113D"/>
    <w:rsid w:val="007F5310"/>
    <w:rsid w:val="007F66F6"/>
    <w:rsid w:val="007F6DCC"/>
    <w:rsid w:val="00800677"/>
    <w:rsid w:val="00800CE0"/>
    <w:rsid w:val="008017BB"/>
    <w:rsid w:val="00801840"/>
    <w:rsid w:val="00802CF1"/>
    <w:rsid w:val="008035C0"/>
    <w:rsid w:val="00803B7B"/>
    <w:rsid w:val="00805607"/>
    <w:rsid w:val="00807970"/>
    <w:rsid w:val="0081047A"/>
    <w:rsid w:val="0081061B"/>
    <w:rsid w:val="00811ABC"/>
    <w:rsid w:val="00811E71"/>
    <w:rsid w:val="0081333E"/>
    <w:rsid w:val="00813744"/>
    <w:rsid w:val="00813872"/>
    <w:rsid w:val="008147CB"/>
    <w:rsid w:val="00814BB5"/>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A1F"/>
    <w:rsid w:val="008349EC"/>
    <w:rsid w:val="00834F2C"/>
    <w:rsid w:val="008358F9"/>
    <w:rsid w:val="008362B1"/>
    <w:rsid w:val="00836589"/>
    <w:rsid w:val="0083661F"/>
    <w:rsid w:val="00836D5C"/>
    <w:rsid w:val="00837E7A"/>
    <w:rsid w:val="00840F43"/>
    <w:rsid w:val="00842C21"/>
    <w:rsid w:val="00842FF4"/>
    <w:rsid w:val="0084516B"/>
    <w:rsid w:val="00846669"/>
    <w:rsid w:val="008473FD"/>
    <w:rsid w:val="0085030D"/>
    <w:rsid w:val="00850BF6"/>
    <w:rsid w:val="00851189"/>
    <w:rsid w:val="00851DBA"/>
    <w:rsid w:val="00851F31"/>
    <w:rsid w:val="00851FB5"/>
    <w:rsid w:val="008520F0"/>
    <w:rsid w:val="008521C7"/>
    <w:rsid w:val="00852365"/>
    <w:rsid w:val="00852737"/>
    <w:rsid w:val="008547C2"/>
    <w:rsid w:val="00854940"/>
    <w:rsid w:val="008552CF"/>
    <w:rsid w:val="0085618E"/>
    <w:rsid w:val="00857745"/>
    <w:rsid w:val="00857916"/>
    <w:rsid w:val="00857AFD"/>
    <w:rsid w:val="0086008B"/>
    <w:rsid w:val="00861FF1"/>
    <w:rsid w:val="008635F5"/>
    <w:rsid w:val="00865DDE"/>
    <w:rsid w:val="0086651E"/>
    <w:rsid w:val="00870200"/>
    <w:rsid w:val="00870591"/>
    <w:rsid w:val="00871CCF"/>
    <w:rsid w:val="00872BEE"/>
    <w:rsid w:val="0087303F"/>
    <w:rsid w:val="00874BCF"/>
    <w:rsid w:val="00874BD6"/>
    <w:rsid w:val="00875143"/>
    <w:rsid w:val="0087644E"/>
    <w:rsid w:val="00876BEF"/>
    <w:rsid w:val="008771EC"/>
    <w:rsid w:val="0087735C"/>
    <w:rsid w:val="00880B29"/>
    <w:rsid w:val="00880D06"/>
    <w:rsid w:val="008828E0"/>
    <w:rsid w:val="00883197"/>
    <w:rsid w:val="008840EE"/>
    <w:rsid w:val="0088447D"/>
    <w:rsid w:val="00884EF3"/>
    <w:rsid w:val="008858FB"/>
    <w:rsid w:val="00886CAE"/>
    <w:rsid w:val="00887531"/>
    <w:rsid w:val="008876A2"/>
    <w:rsid w:val="0089061E"/>
    <w:rsid w:val="0089131C"/>
    <w:rsid w:val="00891361"/>
    <w:rsid w:val="0089178F"/>
    <w:rsid w:val="0089216A"/>
    <w:rsid w:val="008927EC"/>
    <w:rsid w:val="00892DCE"/>
    <w:rsid w:val="00892E2A"/>
    <w:rsid w:val="00894919"/>
    <w:rsid w:val="00894FE7"/>
    <w:rsid w:val="00895036"/>
    <w:rsid w:val="0089795F"/>
    <w:rsid w:val="008A04EA"/>
    <w:rsid w:val="008A0F4A"/>
    <w:rsid w:val="008A1384"/>
    <w:rsid w:val="008A419C"/>
    <w:rsid w:val="008A7DAB"/>
    <w:rsid w:val="008B023E"/>
    <w:rsid w:val="008B17FD"/>
    <w:rsid w:val="008B1D24"/>
    <w:rsid w:val="008B3F76"/>
    <w:rsid w:val="008B526D"/>
    <w:rsid w:val="008B796A"/>
    <w:rsid w:val="008C0670"/>
    <w:rsid w:val="008C1730"/>
    <w:rsid w:val="008C2BDB"/>
    <w:rsid w:val="008C4087"/>
    <w:rsid w:val="008C579E"/>
    <w:rsid w:val="008C700A"/>
    <w:rsid w:val="008C70B8"/>
    <w:rsid w:val="008C7E44"/>
    <w:rsid w:val="008D067B"/>
    <w:rsid w:val="008D2D8B"/>
    <w:rsid w:val="008D371D"/>
    <w:rsid w:val="008D500B"/>
    <w:rsid w:val="008D58E6"/>
    <w:rsid w:val="008D5B91"/>
    <w:rsid w:val="008D6141"/>
    <w:rsid w:val="008D6801"/>
    <w:rsid w:val="008D7BB5"/>
    <w:rsid w:val="008D7EAC"/>
    <w:rsid w:val="008E2A0D"/>
    <w:rsid w:val="008E2DBC"/>
    <w:rsid w:val="008E3032"/>
    <w:rsid w:val="008F06E6"/>
    <w:rsid w:val="008F1A3B"/>
    <w:rsid w:val="008F495A"/>
    <w:rsid w:val="008F4A9E"/>
    <w:rsid w:val="008F554C"/>
    <w:rsid w:val="008F58C0"/>
    <w:rsid w:val="008F5E3D"/>
    <w:rsid w:val="008F6E17"/>
    <w:rsid w:val="008F7DFD"/>
    <w:rsid w:val="009006ED"/>
    <w:rsid w:val="009026C2"/>
    <w:rsid w:val="00902FDB"/>
    <w:rsid w:val="009040EC"/>
    <w:rsid w:val="00904305"/>
    <w:rsid w:val="00905247"/>
    <w:rsid w:val="00906A61"/>
    <w:rsid w:val="009073B0"/>
    <w:rsid w:val="00910224"/>
    <w:rsid w:val="0091051E"/>
    <w:rsid w:val="00911034"/>
    <w:rsid w:val="00911399"/>
    <w:rsid w:val="00911B84"/>
    <w:rsid w:val="00912093"/>
    <w:rsid w:val="00912330"/>
    <w:rsid w:val="0091404B"/>
    <w:rsid w:val="009142FB"/>
    <w:rsid w:val="00914940"/>
    <w:rsid w:val="009153CA"/>
    <w:rsid w:val="00915DDF"/>
    <w:rsid w:val="009177DA"/>
    <w:rsid w:val="00921049"/>
    <w:rsid w:val="00921296"/>
    <w:rsid w:val="0092195B"/>
    <w:rsid w:val="0092362E"/>
    <w:rsid w:val="00924875"/>
    <w:rsid w:val="009275E9"/>
    <w:rsid w:val="00930C69"/>
    <w:rsid w:val="00932E8B"/>
    <w:rsid w:val="00934586"/>
    <w:rsid w:val="00936812"/>
    <w:rsid w:val="009370AC"/>
    <w:rsid w:val="00937D3B"/>
    <w:rsid w:val="00937E6F"/>
    <w:rsid w:val="00941894"/>
    <w:rsid w:val="00945442"/>
    <w:rsid w:val="009454A2"/>
    <w:rsid w:val="00946C37"/>
    <w:rsid w:val="009478DF"/>
    <w:rsid w:val="009479DD"/>
    <w:rsid w:val="00952135"/>
    <w:rsid w:val="00952E7E"/>
    <w:rsid w:val="0095374A"/>
    <w:rsid w:val="00954428"/>
    <w:rsid w:val="009548F2"/>
    <w:rsid w:val="0095593D"/>
    <w:rsid w:val="00956CC7"/>
    <w:rsid w:val="00957382"/>
    <w:rsid w:val="00957756"/>
    <w:rsid w:val="00961EB2"/>
    <w:rsid w:val="00961EFF"/>
    <w:rsid w:val="009645A2"/>
    <w:rsid w:val="009647EF"/>
    <w:rsid w:val="00964B86"/>
    <w:rsid w:val="00967B69"/>
    <w:rsid w:val="009700E1"/>
    <w:rsid w:val="00970469"/>
    <w:rsid w:val="009714FE"/>
    <w:rsid w:val="0097189D"/>
    <w:rsid w:val="009730C9"/>
    <w:rsid w:val="00975651"/>
    <w:rsid w:val="00977094"/>
    <w:rsid w:val="009809E0"/>
    <w:rsid w:val="009812AB"/>
    <w:rsid w:val="0098175A"/>
    <w:rsid w:val="009877D0"/>
    <w:rsid w:val="00987C11"/>
    <w:rsid w:val="009905DD"/>
    <w:rsid w:val="00991A47"/>
    <w:rsid w:val="00991B14"/>
    <w:rsid w:val="00992236"/>
    <w:rsid w:val="00992384"/>
    <w:rsid w:val="00992B5D"/>
    <w:rsid w:val="0099345D"/>
    <w:rsid w:val="00993F7D"/>
    <w:rsid w:val="009952E8"/>
    <w:rsid w:val="00995FB4"/>
    <w:rsid w:val="009967C3"/>
    <w:rsid w:val="00996ACE"/>
    <w:rsid w:val="00997982"/>
    <w:rsid w:val="009A004B"/>
    <w:rsid w:val="009A075E"/>
    <w:rsid w:val="009A1CCB"/>
    <w:rsid w:val="009A2702"/>
    <w:rsid w:val="009A3337"/>
    <w:rsid w:val="009A3D97"/>
    <w:rsid w:val="009A4DF8"/>
    <w:rsid w:val="009A54E1"/>
    <w:rsid w:val="009A5D24"/>
    <w:rsid w:val="009A679A"/>
    <w:rsid w:val="009A6834"/>
    <w:rsid w:val="009A6C75"/>
    <w:rsid w:val="009A7115"/>
    <w:rsid w:val="009A7977"/>
    <w:rsid w:val="009B0D34"/>
    <w:rsid w:val="009B1D53"/>
    <w:rsid w:val="009B3F1A"/>
    <w:rsid w:val="009B4581"/>
    <w:rsid w:val="009B4E1F"/>
    <w:rsid w:val="009B60B7"/>
    <w:rsid w:val="009B61FC"/>
    <w:rsid w:val="009B6489"/>
    <w:rsid w:val="009C0A93"/>
    <w:rsid w:val="009C0E9B"/>
    <w:rsid w:val="009C1803"/>
    <w:rsid w:val="009C1FA7"/>
    <w:rsid w:val="009C25ED"/>
    <w:rsid w:val="009C3B9B"/>
    <w:rsid w:val="009C446B"/>
    <w:rsid w:val="009C5749"/>
    <w:rsid w:val="009C5A47"/>
    <w:rsid w:val="009C66D0"/>
    <w:rsid w:val="009C7406"/>
    <w:rsid w:val="009C77FE"/>
    <w:rsid w:val="009D22B4"/>
    <w:rsid w:val="009D281F"/>
    <w:rsid w:val="009D2C69"/>
    <w:rsid w:val="009D2EDB"/>
    <w:rsid w:val="009D47D4"/>
    <w:rsid w:val="009D4D9E"/>
    <w:rsid w:val="009D52B8"/>
    <w:rsid w:val="009D5D64"/>
    <w:rsid w:val="009D6A5F"/>
    <w:rsid w:val="009D6E4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6B46"/>
    <w:rsid w:val="00A07908"/>
    <w:rsid w:val="00A11878"/>
    <w:rsid w:val="00A15C6A"/>
    <w:rsid w:val="00A2071A"/>
    <w:rsid w:val="00A20EFF"/>
    <w:rsid w:val="00A211D6"/>
    <w:rsid w:val="00A237C9"/>
    <w:rsid w:val="00A24B3C"/>
    <w:rsid w:val="00A3252A"/>
    <w:rsid w:val="00A32799"/>
    <w:rsid w:val="00A3386F"/>
    <w:rsid w:val="00A33A55"/>
    <w:rsid w:val="00A35AE1"/>
    <w:rsid w:val="00A36EE4"/>
    <w:rsid w:val="00A37439"/>
    <w:rsid w:val="00A37B5C"/>
    <w:rsid w:val="00A37E86"/>
    <w:rsid w:val="00A412D7"/>
    <w:rsid w:val="00A42700"/>
    <w:rsid w:val="00A4277B"/>
    <w:rsid w:val="00A434D4"/>
    <w:rsid w:val="00A435C1"/>
    <w:rsid w:val="00A4396E"/>
    <w:rsid w:val="00A445F7"/>
    <w:rsid w:val="00A452A6"/>
    <w:rsid w:val="00A46C92"/>
    <w:rsid w:val="00A46F55"/>
    <w:rsid w:val="00A47D19"/>
    <w:rsid w:val="00A515A9"/>
    <w:rsid w:val="00A51976"/>
    <w:rsid w:val="00A53945"/>
    <w:rsid w:val="00A540AA"/>
    <w:rsid w:val="00A544B3"/>
    <w:rsid w:val="00A56F3E"/>
    <w:rsid w:val="00A6023E"/>
    <w:rsid w:val="00A6174E"/>
    <w:rsid w:val="00A62D10"/>
    <w:rsid w:val="00A64A0D"/>
    <w:rsid w:val="00A64FA8"/>
    <w:rsid w:val="00A67A75"/>
    <w:rsid w:val="00A7002A"/>
    <w:rsid w:val="00A707A0"/>
    <w:rsid w:val="00A70996"/>
    <w:rsid w:val="00A71946"/>
    <w:rsid w:val="00A7223F"/>
    <w:rsid w:val="00A72A79"/>
    <w:rsid w:val="00A72ED8"/>
    <w:rsid w:val="00A760B5"/>
    <w:rsid w:val="00A8089B"/>
    <w:rsid w:val="00A808FC"/>
    <w:rsid w:val="00A80AD3"/>
    <w:rsid w:val="00A81492"/>
    <w:rsid w:val="00A81516"/>
    <w:rsid w:val="00A828EA"/>
    <w:rsid w:val="00A83D69"/>
    <w:rsid w:val="00A83F0A"/>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7766"/>
    <w:rsid w:val="00A97A66"/>
    <w:rsid w:val="00AA0062"/>
    <w:rsid w:val="00AA1E3D"/>
    <w:rsid w:val="00AA234D"/>
    <w:rsid w:val="00AA44D7"/>
    <w:rsid w:val="00AA6BE3"/>
    <w:rsid w:val="00AA6C4F"/>
    <w:rsid w:val="00AB011C"/>
    <w:rsid w:val="00AB25E4"/>
    <w:rsid w:val="00AB2F30"/>
    <w:rsid w:val="00AB2F43"/>
    <w:rsid w:val="00AB3F55"/>
    <w:rsid w:val="00AB45A9"/>
    <w:rsid w:val="00AB46C0"/>
    <w:rsid w:val="00AB6446"/>
    <w:rsid w:val="00AB73B1"/>
    <w:rsid w:val="00AC1183"/>
    <w:rsid w:val="00AC1C4C"/>
    <w:rsid w:val="00AC2464"/>
    <w:rsid w:val="00AC409B"/>
    <w:rsid w:val="00AC5421"/>
    <w:rsid w:val="00AC5C09"/>
    <w:rsid w:val="00AC652D"/>
    <w:rsid w:val="00AC73B6"/>
    <w:rsid w:val="00AD133B"/>
    <w:rsid w:val="00AD33EC"/>
    <w:rsid w:val="00AD430B"/>
    <w:rsid w:val="00AD4496"/>
    <w:rsid w:val="00AD4681"/>
    <w:rsid w:val="00AD49CC"/>
    <w:rsid w:val="00AD4EA6"/>
    <w:rsid w:val="00AD7A7E"/>
    <w:rsid w:val="00AE125E"/>
    <w:rsid w:val="00AE3513"/>
    <w:rsid w:val="00AE3749"/>
    <w:rsid w:val="00AE37CE"/>
    <w:rsid w:val="00AE5EE6"/>
    <w:rsid w:val="00AE6451"/>
    <w:rsid w:val="00AF0371"/>
    <w:rsid w:val="00AF17F0"/>
    <w:rsid w:val="00AF1D02"/>
    <w:rsid w:val="00AF4755"/>
    <w:rsid w:val="00AF58FF"/>
    <w:rsid w:val="00AF64EF"/>
    <w:rsid w:val="00B00E78"/>
    <w:rsid w:val="00B01038"/>
    <w:rsid w:val="00B013FB"/>
    <w:rsid w:val="00B0316E"/>
    <w:rsid w:val="00B03547"/>
    <w:rsid w:val="00B039CE"/>
    <w:rsid w:val="00B07429"/>
    <w:rsid w:val="00B10426"/>
    <w:rsid w:val="00B10F21"/>
    <w:rsid w:val="00B1281B"/>
    <w:rsid w:val="00B14A92"/>
    <w:rsid w:val="00B153B3"/>
    <w:rsid w:val="00B15544"/>
    <w:rsid w:val="00B160A0"/>
    <w:rsid w:val="00B160F0"/>
    <w:rsid w:val="00B22261"/>
    <w:rsid w:val="00B23265"/>
    <w:rsid w:val="00B23796"/>
    <w:rsid w:val="00B244A8"/>
    <w:rsid w:val="00B24F0B"/>
    <w:rsid w:val="00B251F1"/>
    <w:rsid w:val="00B274AA"/>
    <w:rsid w:val="00B27657"/>
    <w:rsid w:val="00B27A51"/>
    <w:rsid w:val="00B27D3D"/>
    <w:rsid w:val="00B30B07"/>
    <w:rsid w:val="00B30DEA"/>
    <w:rsid w:val="00B316F4"/>
    <w:rsid w:val="00B3430B"/>
    <w:rsid w:val="00B359BD"/>
    <w:rsid w:val="00B3700C"/>
    <w:rsid w:val="00B37D40"/>
    <w:rsid w:val="00B423CD"/>
    <w:rsid w:val="00B430B9"/>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71305"/>
    <w:rsid w:val="00B72C06"/>
    <w:rsid w:val="00B7459C"/>
    <w:rsid w:val="00B748DD"/>
    <w:rsid w:val="00B74EAC"/>
    <w:rsid w:val="00B7698D"/>
    <w:rsid w:val="00B77257"/>
    <w:rsid w:val="00B77DD3"/>
    <w:rsid w:val="00B82896"/>
    <w:rsid w:val="00B8392F"/>
    <w:rsid w:val="00B8458C"/>
    <w:rsid w:val="00B85169"/>
    <w:rsid w:val="00B864A8"/>
    <w:rsid w:val="00B86EBD"/>
    <w:rsid w:val="00B87215"/>
    <w:rsid w:val="00B9093F"/>
    <w:rsid w:val="00B926D1"/>
    <w:rsid w:val="00B92A96"/>
    <w:rsid w:val="00B92DDA"/>
    <w:rsid w:val="00B930BB"/>
    <w:rsid w:val="00B93879"/>
    <w:rsid w:val="00B93CA6"/>
    <w:rsid w:val="00B95535"/>
    <w:rsid w:val="00B95A16"/>
    <w:rsid w:val="00B96B54"/>
    <w:rsid w:val="00BA088F"/>
    <w:rsid w:val="00BA094C"/>
    <w:rsid w:val="00BA0B2D"/>
    <w:rsid w:val="00BA1899"/>
    <w:rsid w:val="00BA206C"/>
    <w:rsid w:val="00BA21C7"/>
    <w:rsid w:val="00BA3091"/>
    <w:rsid w:val="00BA31C9"/>
    <w:rsid w:val="00BA3A85"/>
    <w:rsid w:val="00BA4556"/>
    <w:rsid w:val="00BA5E80"/>
    <w:rsid w:val="00BA727B"/>
    <w:rsid w:val="00BA78F7"/>
    <w:rsid w:val="00BA7E49"/>
    <w:rsid w:val="00BB0948"/>
    <w:rsid w:val="00BB0D09"/>
    <w:rsid w:val="00BB14E0"/>
    <w:rsid w:val="00BB1A87"/>
    <w:rsid w:val="00BB2059"/>
    <w:rsid w:val="00BB22A4"/>
    <w:rsid w:val="00BB45A6"/>
    <w:rsid w:val="00BB5D43"/>
    <w:rsid w:val="00BB75DA"/>
    <w:rsid w:val="00BB7904"/>
    <w:rsid w:val="00BC073E"/>
    <w:rsid w:val="00BC53B6"/>
    <w:rsid w:val="00BC5CFB"/>
    <w:rsid w:val="00BC7E9C"/>
    <w:rsid w:val="00BD0584"/>
    <w:rsid w:val="00BD0A0C"/>
    <w:rsid w:val="00BD17E7"/>
    <w:rsid w:val="00BD215F"/>
    <w:rsid w:val="00BD46A5"/>
    <w:rsid w:val="00BD58F3"/>
    <w:rsid w:val="00BD5FA5"/>
    <w:rsid w:val="00BD7A31"/>
    <w:rsid w:val="00BD7F7D"/>
    <w:rsid w:val="00BE0151"/>
    <w:rsid w:val="00BE080E"/>
    <w:rsid w:val="00BE438E"/>
    <w:rsid w:val="00BE4AC6"/>
    <w:rsid w:val="00BE72DF"/>
    <w:rsid w:val="00BF095D"/>
    <w:rsid w:val="00BF0AA0"/>
    <w:rsid w:val="00BF14B2"/>
    <w:rsid w:val="00BF1556"/>
    <w:rsid w:val="00BF2428"/>
    <w:rsid w:val="00BF488A"/>
    <w:rsid w:val="00BF4F3D"/>
    <w:rsid w:val="00BF5667"/>
    <w:rsid w:val="00BF5CFC"/>
    <w:rsid w:val="00BF6425"/>
    <w:rsid w:val="00BF6FA3"/>
    <w:rsid w:val="00BF7CB8"/>
    <w:rsid w:val="00C0100D"/>
    <w:rsid w:val="00C010C5"/>
    <w:rsid w:val="00C017AD"/>
    <w:rsid w:val="00C017F3"/>
    <w:rsid w:val="00C01C12"/>
    <w:rsid w:val="00C022C5"/>
    <w:rsid w:val="00C0265B"/>
    <w:rsid w:val="00C02DD6"/>
    <w:rsid w:val="00C03EE3"/>
    <w:rsid w:val="00C040E6"/>
    <w:rsid w:val="00C04581"/>
    <w:rsid w:val="00C04B15"/>
    <w:rsid w:val="00C04F2E"/>
    <w:rsid w:val="00C057C8"/>
    <w:rsid w:val="00C10F40"/>
    <w:rsid w:val="00C13167"/>
    <w:rsid w:val="00C15ACB"/>
    <w:rsid w:val="00C16C4A"/>
    <w:rsid w:val="00C17DC2"/>
    <w:rsid w:val="00C213C2"/>
    <w:rsid w:val="00C226AA"/>
    <w:rsid w:val="00C2314B"/>
    <w:rsid w:val="00C2316D"/>
    <w:rsid w:val="00C240AC"/>
    <w:rsid w:val="00C2436F"/>
    <w:rsid w:val="00C2440D"/>
    <w:rsid w:val="00C247E2"/>
    <w:rsid w:val="00C24C50"/>
    <w:rsid w:val="00C26580"/>
    <w:rsid w:val="00C27830"/>
    <w:rsid w:val="00C278FD"/>
    <w:rsid w:val="00C279E1"/>
    <w:rsid w:val="00C30068"/>
    <w:rsid w:val="00C31085"/>
    <w:rsid w:val="00C32446"/>
    <w:rsid w:val="00C34B89"/>
    <w:rsid w:val="00C3622E"/>
    <w:rsid w:val="00C3759C"/>
    <w:rsid w:val="00C37974"/>
    <w:rsid w:val="00C37CDD"/>
    <w:rsid w:val="00C37F17"/>
    <w:rsid w:val="00C41039"/>
    <w:rsid w:val="00C43960"/>
    <w:rsid w:val="00C43AC1"/>
    <w:rsid w:val="00C465A6"/>
    <w:rsid w:val="00C47B9C"/>
    <w:rsid w:val="00C5078C"/>
    <w:rsid w:val="00C515DF"/>
    <w:rsid w:val="00C519F3"/>
    <w:rsid w:val="00C51DFD"/>
    <w:rsid w:val="00C52364"/>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41E0"/>
    <w:rsid w:val="00CB42DB"/>
    <w:rsid w:val="00CB632A"/>
    <w:rsid w:val="00CC41D2"/>
    <w:rsid w:val="00CC568A"/>
    <w:rsid w:val="00CC71B9"/>
    <w:rsid w:val="00CD1EA4"/>
    <w:rsid w:val="00CD21AD"/>
    <w:rsid w:val="00CD2FEB"/>
    <w:rsid w:val="00CD4EF8"/>
    <w:rsid w:val="00CD51D5"/>
    <w:rsid w:val="00CD564A"/>
    <w:rsid w:val="00CD6103"/>
    <w:rsid w:val="00CD6444"/>
    <w:rsid w:val="00CD6E6D"/>
    <w:rsid w:val="00CD701D"/>
    <w:rsid w:val="00CD73BD"/>
    <w:rsid w:val="00CD78F4"/>
    <w:rsid w:val="00CE122A"/>
    <w:rsid w:val="00CE1D2C"/>
    <w:rsid w:val="00CE1D91"/>
    <w:rsid w:val="00CE1E1B"/>
    <w:rsid w:val="00CE2DF4"/>
    <w:rsid w:val="00CE62DE"/>
    <w:rsid w:val="00CE735F"/>
    <w:rsid w:val="00CE73DD"/>
    <w:rsid w:val="00CE7689"/>
    <w:rsid w:val="00CF0283"/>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5689"/>
    <w:rsid w:val="00D131D9"/>
    <w:rsid w:val="00D15593"/>
    <w:rsid w:val="00D16D3F"/>
    <w:rsid w:val="00D200D1"/>
    <w:rsid w:val="00D20392"/>
    <w:rsid w:val="00D22762"/>
    <w:rsid w:val="00D250E2"/>
    <w:rsid w:val="00D26092"/>
    <w:rsid w:val="00D264E2"/>
    <w:rsid w:val="00D26EA8"/>
    <w:rsid w:val="00D3063E"/>
    <w:rsid w:val="00D30975"/>
    <w:rsid w:val="00D3097C"/>
    <w:rsid w:val="00D30A63"/>
    <w:rsid w:val="00D31BCE"/>
    <w:rsid w:val="00D31E03"/>
    <w:rsid w:val="00D345DE"/>
    <w:rsid w:val="00D34688"/>
    <w:rsid w:val="00D34DD4"/>
    <w:rsid w:val="00D35760"/>
    <w:rsid w:val="00D35EBE"/>
    <w:rsid w:val="00D3600C"/>
    <w:rsid w:val="00D36CE5"/>
    <w:rsid w:val="00D37DCA"/>
    <w:rsid w:val="00D40777"/>
    <w:rsid w:val="00D40DBD"/>
    <w:rsid w:val="00D41A75"/>
    <w:rsid w:val="00D427D7"/>
    <w:rsid w:val="00D43BDC"/>
    <w:rsid w:val="00D46E94"/>
    <w:rsid w:val="00D505A3"/>
    <w:rsid w:val="00D516FD"/>
    <w:rsid w:val="00D52B57"/>
    <w:rsid w:val="00D52ED8"/>
    <w:rsid w:val="00D5343C"/>
    <w:rsid w:val="00D53E7C"/>
    <w:rsid w:val="00D5463E"/>
    <w:rsid w:val="00D55A56"/>
    <w:rsid w:val="00D56208"/>
    <w:rsid w:val="00D5683C"/>
    <w:rsid w:val="00D56F52"/>
    <w:rsid w:val="00D606DD"/>
    <w:rsid w:val="00D608AB"/>
    <w:rsid w:val="00D61109"/>
    <w:rsid w:val="00D6193E"/>
    <w:rsid w:val="00D63641"/>
    <w:rsid w:val="00D63730"/>
    <w:rsid w:val="00D6383D"/>
    <w:rsid w:val="00D659C5"/>
    <w:rsid w:val="00D66476"/>
    <w:rsid w:val="00D668E5"/>
    <w:rsid w:val="00D67755"/>
    <w:rsid w:val="00D67FD7"/>
    <w:rsid w:val="00D7056E"/>
    <w:rsid w:val="00D72D86"/>
    <w:rsid w:val="00D73491"/>
    <w:rsid w:val="00D741E3"/>
    <w:rsid w:val="00D752E3"/>
    <w:rsid w:val="00D7728D"/>
    <w:rsid w:val="00D806B6"/>
    <w:rsid w:val="00D80DBC"/>
    <w:rsid w:val="00D8175E"/>
    <w:rsid w:val="00D8239E"/>
    <w:rsid w:val="00D831F5"/>
    <w:rsid w:val="00D8342D"/>
    <w:rsid w:val="00D841E5"/>
    <w:rsid w:val="00D84FB6"/>
    <w:rsid w:val="00D8519E"/>
    <w:rsid w:val="00D851FB"/>
    <w:rsid w:val="00D85615"/>
    <w:rsid w:val="00D85B58"/>
    <w:rsid w:val="00D86675"/>
    <w:rsid w:val="00D877FE"/>
    <w:rsid w:val="00D87840"/>
    <w:rsid w:val="00D9018F"/>
    <w:rsid w:val="00D91CD8"/>
    <w:rsid w:val="00D91F96"/>
    <w:rsid w:val="00D92037"/>
    <w:rsid w:val="00D94F47"/>
    <w:rsid w:val="00D95AB4"/>
    <w:rsid w:val="00D97A51"/>
    <w:rsid w:val="00DA20FC"/>
    <w:rsid w:val="00DA2867"/>
    <w:rsid w:val="00DA2ACF"/>
    <w:rsid w:val="00DA2C53"/>
    <w:rsid w:val="00DA4239"/>
    <w:rsid w:val="00DA5561"/>
    <w:rsid w:val="00DA5AA1"/>
    <w:rsid w:val="00DB0592"/>
    <w:rsid w:val="00DB2451"/>
    <w:rsid w:val="00DB39B9"/>
    <w:rsid w:val="00DB3F74"/>
    <w:rsid w:val="00DB47A6"/>
    <w:rsid w:val="00DB6682"/>
    <w:rsid w:val="00DB6CFF"/>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E1577"/>
    <w:rsid w:val="00DE16DB"/>
    <w:rsid w:val="00DE1B15"/>
    <w:rsid w:val="00DE1BF1"/>
    <w:rsid w:val="00DE29BF"/>
    <w:rsid w:val="00DE2C33"/>
    <w:rsid w:val="00DE5006"/>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FD5"/>
    <w:rsid w:val="00E06C9C"/>
    <w:rsid w:val="00E07B3C"/>
    <w:rsid w:val="00E10BEB"/>
    <w:rsid w:val="00E10E0C"/>
    <w:rsid w:val="00E1138B"/>
    <w:rsid w:val="00E117BC"/>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CDA"/>
    <w:rsid w:val="00E71768"/>
    <w:rsid w:val="00E72AC9"/>
    <w:rsid w:val="00E72E71"/>
    <w:rsid w:val="00E73648"/>
    <w:rsid w:val="00E7449F"/>
    <w:rsid w:val="00E77933"/>
    <w:rsid w:val="00E77EB6"/>
    <w:rsid w:val="00E77F0C"/>
    <w:rsid w:val="00E8024C"/>
    <w:rsid w:val="00E832B6"/>
    <w:rsid w:val="00E85357"/>
    <w:rsid w:val="00E85548"/>
    <w:rsid w:val="00E862DA"/>
    <w:rsid w:val="00E90275"/>
    <w:rsid w:val="00E9039C"/>
    <w:rsid w:val="00E90F3E"/>
    <w:rsid w:val="00E91E6E"/>
    <w:rsid w:val="00E921A9"/>
    <w:rsid w:val="00E93A3A"/>
    <w:rsid w:val="00E93F4C"/>
    <w:rsid w:val="00E9648C"/>
    <w:rsid w:val="00E97CE5"/>
    <w:rsid w:val="00EA0E9A"/>
    <w:rsid w:val="00EA0F48"/>
    <w:rsid w:val="00EA1733"/>
    <w:rsid w:val="00EA1BFE"/>
    <w:rsid w:val="00EA2229"/>
    <w:rsid w:val="00EA32A8"/>
    <w:rsid w:val="00EA3325"/>
    <w:rsid w:val="00EA42D8"/>
    <w:rsid w:val="00EA5069"/>
    <w:rsid w:val="00EA6D04"/>
    <w:rsid w:val="00EA7303"/>
    <w:rsid w:val="00EB0FB5"/>
    <w:rsid w:val="00EB1F58"/>
    <w:rsid w:val="00EB2800"/>
    <w:rsid w:val="00EB39A7"/>
    <w:rsid w:val="00EB4DAF"/>
    <w:rsid w:val="00EB5E0B"/>
    <w:rsid w:val="00EB671F"/>
    <w:rsid w:val="00EB7047"/>
    <w:rsid w:val="00EB7214"/>
    <w:rsid w:val="00EC06B2"/>
    <w:rsid w:val="00EC0F4A"/>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70E7"/>
    <w:rsid w:val="00EF0E00"/>
    <w:rsid w:val="00EF112D"/>
    <w:rsid w:val="00EF38F2"/>
    <w:rsid w:val="00EF472E"/>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8E3"/>
    <w:rsid w:val="00F11B02"/>
    <w:rsid w:val="00F1324D"/>
    <w:rsid w:val="00F13452"/>
    <w:rsid w:val="00F1348C"/>
    <w:rsid w:val="00F14883"/>
    <w:rsid w:val="00F14B22"/>
    <w:rsid w:val="00F14BE4"/>
    <w:rsid w:val="00F17E1A"/>
    <w:rsid w:val="00F17F1C"/>
    <w:rsid w:val="00F17F7E"/>
    <w:rsid w:val="00F20134"/>
    <w:rsid w:val="00F20713"/>
    <w:rsid w:val="00F2149F"/>
    <w:rsid w:val="00F2288B"/>
    <w:rsid w:val="00F23EB6"/>
    <w:rsid w:val="00F24DD1"/>
    <w:rsid w:val="00F253A3"/>
    <w:rsid w:val="00F261CD"/>
    <w:rsid w:val="00F27977"/>
    <w:rsid w:val="00F312CC"/>
    <w:rsid w:val="00F32DC4"/>
    <w:rsid w:val="00F32F31"/>
    <w:rsid w:val="00F33315"/>
    <w:rsid w:val="00F33588"/>
    <w:rsid w:val="00F34D2A"/>
    <w:rsid w:val="00F352BB"/>
    <w:rsid w:val="00F40A14"/>
    <w:rsid w:val="00F42E8F"/>
    <w:rsid w:val="00F43B1E"/>
    <w:rsid w:val="00F45840"/>
    <w:rsid w:val="00F46D9F"/>
    <w:rsid w:val="00F4734D"/>
    <w:rsid w:val="00F47F84"/>
    <w:rsid w:val="00F51246"/>
    <w:rsid w:val="00F530C1"/>
    <w:rsid w:val="00F54002"/>
    <w:rsid w:val="00F55045"/>
    <w:rsid w:val="00F55385"/>
    <w:rsid w:val="00F558C8"/>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70A8B"/>
    <w:rsid w:val="00F7216A"/>
    <w:rsid w:val="00F724BD"/>
    <w:rsid w:val="00F745F3"/>
    <w:rsid w:val="00F74739"/>
    <w:rsid w:val="00F80D56"/>
    <w:rsid w:val="00F8211D"/>
    <w:rsid w:val="00F82670"/>
    <w:rsid w:val="00F82B85"/>
    <w:rsid w:val="00F85B30"/>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A08C6"/>
    <w:rsid w:val="00FA2C48"/>
    <w:rsid w:val="00FA3661"/>
    <w:rsid w:val="00FA46FB"/>
    <w:rsid w:val="00FA70E4"/>
    <w:rsid w:val="00FB1625"/>
    <w:rsid w:val="00FB2020"/>
    <w:rsid w:val="00FB243A"/>
    <w:rsid w:val="00FB3101"/>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529D"/>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00.wmf"/><Relationship Id="rId50" Type="http://schemas.openxmlformats.org/officeDocument/2006/relationships/image" Target="media/image22.emf"/><Relationship Id="rId55" Type="http://schemas.openxmlformats.org/officeDocument/2006/relationships/image" Target="media/image26.jpeg"/><Relationship Id="rId63" Type="http://schemas.openxmlformats.org/officeDocument/2006/relationships/image" Target="media/image33.png"/><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190.emf"/><Relationship Id="rId53" Type="http://schemas.openxmlformats.org/officeDocument/2006/relationships/image" Target="media/image24.png"/><Relationship Id="rId58" Type="http://schemas.openxmlformats.org/officeDocument/2006/relationships/image" Target="media/image29.emf"/><Relationship Id="rId66" Type="http://schemas.openxmlformats.org/officeDocument/2006/relationships/header" Target="header7.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10.wmf"/><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4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png"/><Relationship Id="rId48" Type="http://schemas.openxmlformats.org/officeDocument/2006/relationships/image" Target="media/image21.wmf"/><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0.wmf"/><Relationship Id="rId59" Type="http://schemas.openxmlformats.org/officeDocument/2006/relationships/image" Target="media/image290.emf"/><Relationship Id="rId67" Type="http://schemas.openxmlformats.org/officeDocument/2006/relationships/header" Target="header8.xml"/><Relationship Id="rId20" Type="http://schemas.openxmlformats.org/officeDocument/2006/relationships/footer" Target="footer6.xml"/><Relationship Id="rId41" Type="http://schemas.openxmlformats.org/officeDocument/2006/relationships/oleObject" Target="embeddings/oleObject6.bin"/><Relationship Id="rId54" Type="http://schemas.openxmlformats.org/officeDocument/2006/relationships/image" Target="media/image25.jpeg"/><Relationship Id="rId62" Type="http://schemas.openxmlformats.org/officeDocument/2006/relationships/image" Target="media/image32.png"/><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09D4E-F0B9-45ED-9BE1-32513B3AE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49</Pages>
  <Words>5785</Words>
  <Characters>32980</Characters>
  <Application>Microsoft Office Word</Application>
  <DocSecurity>0</DocSecurity>
  <Lines>274</Lines>
  <Paragraphs>77</Paragraphs>
  <ScaleCrop>false</ScaleCrop>
  <Company/>
  <LinksUpToDate>false</LinksUpToDate>
  <CharactersWithSpaces>38688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219</cp:revision>
  <cp:lastPrinted>2017-03-12T10:23:00Z</cp:lastPrinted>
  <dcterms:created xsi:type="dcterms:W3CDTF">2017-03-10T14:29:00Z</dcterms:created>
  <dcterms:modified xsi:type="dcterms:W3CDTF">2017-03-12T10:23:00Z</dcterms:modified>
</cp:coreProperties>
</file>